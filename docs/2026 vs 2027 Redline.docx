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F6E9" w14:textId="77777777" w:rsidR="00DD1F3D" w:rsidRPr="008B5AD6" w:rsidRDefault="00DD1F3D" w:rsidP="00DD1F3D">
      <w:pPr>
        <w:spacing w:after="240" w:line="240" w:lineRule="auto"/>
        <w:rPr>
          <w:rFonts w:ascii="Times New Roman" w:eastAsia="Times New Roman" w:hAnsi="Times New Roman" w:cs="Times New Roman"/>
          <w:sz w:val="24"/>
          <w:szCs w:val="24"/>
        </w:rPr>
      </w:pPr>
      <w:r w:rsidRPr="007971E2">
        <w:rPr>
          <w:rFonts w:ascii="Times New Roman" w:hAnsi="Times New Roman" w:cs="Times New Roman"/>
          <w:b/>
          <w:bCs/>
          <w:noProof/>
          <w:color w:val="333333"/>
          <w:sz w:val="24"/>
          <w:szCs w:val="24"/>
        </w:rPr>
        <w:drawing>
          <wp:anchor distT="0" distB="0" distL="114300" distR="114300" simplePos="0" relativeHeight="251658240" behindDoc="0" locked="0" layoutInCell="1" allowOverlap="1" wp14:anchorId="17EA9145" wp14:editId="1CD3CC26">
            <wp:simplePos x="0" y="0"/>
            <wp:positionH relativeFrom="margin">
              <wp:align>center</wp:align>
            </wp:positionH>
            <wp:positionV relativeFrom="paragraph">
              <wp:posOffset>0</wp:posOffset>
            </wp:positionV>
            <wp:extent cx="1733550" cy="655320"/>
            <wp:effectExtent l="0" t="0" r="0" b="0"/>
            <wp:wrapTopAndBottom/>
            <wp:docPr id="2" name="Picture 2" descr="cid:image002.jpg@01D9A28F.CBDCD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jpg@01D9A28F.CBDCD29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733550" cy="655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5AD6">
        <w:rPr>
          <w:rFonts w:ascii="Times New Roman" w:eastAsia="Times New Roman" w:hAnsi="Times New Roman" w:cs="Times New Roman"/>
          <w:sz w:val="24"/>
          <w:szCs w:val="24"/>
        </w:rPr>
        <w:t xml:space="preserve">                                              </w:t>
      </w:r>
    </w:p>
    <w:p w14:paraId="54820124" w14:textId="19C80003" w:rsidR="00DD1F3D" w:rsidRPr="007971E2" w:rsidRDefault="00607DEE" w:rsidP="00DD1F3D">
      <w:pPr>
        <w:spacing w:after="0" w:line="240" w:lineRule="auto"/>
        <w:jc w:val="center"/>
        <w:rPr>
          <w:rFonts w:ascii="Times New Roman" w:eastAsia="Times New Roman" w:hAnsi="Times New Roman" w:cs="Times New Roman"/>
          <w:color w:val="1F4E79" w:themeColor="accent1" w:themeShade="80"/>
          <w:sz w:val="24"/>
          <w:szCs w:val="24"/>
        </w:rPr>
      </w:pPr>
      <w:r w:rsidRPr="007971E2">
        <w:rPr>
          <w:rFonts w:ascii="Times New Roman" w:eastAsia="Times New Roman" w:hAnsi="Times New Roman" w:cs="Times New Roman"/>
          <w:b/>
          <w:bCs/>
          <w:color w:val="1F4E79" w:themeColor="accent1" w:themeShade="80"/>
          <w:sz w:val="24"/>
          <w:szCs w:val="24"/>
        </w:rPr>
        <w:t>MULTIPLAN_2113</w:t>
      </w:r>
      <w:r w:rsidR="00DD1F3D" w:rsidRPr="007971E2">
        <w:rPr>
          <w:rFonts w:ascii="Times New Roman" w:eastAsia="Times New Roman" w:hAnsi="Times New Roman" w:cs="Times New Roman"/>
          <w:b/>
          <w:bCs/>
          <w:color w:val="1F4E79" w:themeColor="accent1" w:themeShade="80"/>
          <w:sz w:val="24"/>
          <w:szCs w:val="24"/>
        </w:rPr>
        <w:t>SMS</w:t>
      </w:r>
      <w:r w:rsidR="00C27A92" w:rsidRPr="007971E2">
        <w:rPr>
          <w:rFonts w:ascii="Times New Roman" w:eastAsia="Times New Roman" w:hAnsi="Times New Roman" w:cs="Times New Roman"/>
          <w:b/>
          <w:bCs/>
          <w:color w:val="1F4E79" w:themeColor="accent1" w:themeShade="80"/>
          <w:sz w:val="24"/>
          <w:szCs w:val="24"/>
        </w:rPr>
        <w:t>_</w:t>
      </w:r>
      <w:del w:id="0" w:author="Robert Vlasnik" w:date="2026-09-28T12:19:00Z" w16du:dateUtc="2026-09-28T17:19:00Z">
        <w:r w:rsidR="00C27A92" w:rsidRPr="007971E2">
          <w:rPr>
            <w:rFonts w:ascii="Times New Roman" w:eastAsia="Times New Roman" w:hAnsi="Times New Roman" w:cs="Times New Roman"/>
            <w:b/>
            <w:bCs/>
            <w:color w:val="1F4E79" w:themeColor="accent1" w:themeShade="80"/>
            <w:sz w:val="24"/>
            <w:szCs w:val="24"/>
          </w:rPr>
          <w:delText>Sales</w:delText>
        </w:r>
        <w:r w:rsidR="00DD1F3D" w:rsidRPr="007971E2">
          <w:rPr>
            <w:rFonts w:ascii="Times New Roman" w:eastAsia="Times New Roman" w:hAnsi="Times New Roman" w:cs="Times New Roman"/>
            <w:b/>
            <w:bCs/>
            <w:color w:val="1F4E79" w:themeColor="accent1" w:themeShade="80"/>
            <w:sz w:val="24"/>
            <w:szCs w:val="24"/>
          </w:rPr>
          <w:delText>E</w:delText>
        </w:r>
        <w:r w:rsidR="00C27A92" w:rsidRPr="007971E2">
          <w:rPr>
            <w:rFonts w:ascii="Times New Roman" w:eastAsia="Times New Roman" w:hAnsi="Times New Roman" w:cs="Times New Roman"/>
            <w:b/>
            <w:bCs/>
            <w:color w:val="1F4E79" w:themeColor="accent1" w:themeShade="80"/>
            <w:sz w:val="24"/>
            <w:szCs w:val="24"/>
          </w:rPr>
          <w:delText>nrollmentScript202</w:delText>
        </w:r>
        <w:r w:rsidR="008566A5">
          <w:rPr>
            <w:rFonts w:ascii="Times New Roman" w:eastAsia="Times New Roman" w:hAnsi="Times New Roman" w:cs="Times New Roman"/>
            <w:b/>
            <w:bCs/>
            <w:color w:val="1F4E79" w:themeColor="accent1" w:themeShade="80"/>
            <w:sz w:val="24"/>
            <w:szCs w:val="24"/>
          </w:rPr>
          <w:delText>6</w:delText>
        </w:r>
      </w:del>
      <w:ins w:id="1" w:author="Robert Vlasnik" w:date="2026-09-28T12:19:00Z" w16du:dateUtc="2026-09-28T17:19:00Z">
        <w:r w:rsidR="00C27A92" w:rsidRPr="007971E2">
          <w:rPr>
            <w:rFonts w:ascii="Times New Roman" w:eastAsia="Times New Roman" w:hAnsi="Times New Roman" w:cs="Times New Roman"/>
            <w:b/>
            <w:bCs/>
            <w:color w:val="1F4E79" w:themeColor="accent1" w:themeShade="80"/>
            <w:sz w:val="24"/>
            <w:szCs w:val="24"/>
          </w:rPr>
          <w:t>SalesScript202</w:t>
        </w:r>
        <w:r w:rsidR="00F509F2">
          <w:rPr>
            <w:rFonts w:ascii="Times New Roman" w:eastAsia="Times New Roman" w:hAnsi="Times New Roman" w:cs="Times New Roman"/>
            <w:b/>
            <w:bCs/>
            <w:color w:val="1F4E79" w:themeColor="accent1" w:themeShade="80"/>
            <w:sz w:val="24"/>
            <w:szCs w:val="24"/>
          </w:rPr>
          <w:t>7</w:t>
        </w:r>
      </w:ins>
      <w:r w:rsidR="00DD1F3D" w:rsidRPr="007971E2">
        <w:rPr>
          <w:rFonts w:ascii="Times New Roman" w:eastAsia="Times New Roman" w:hAnsi="Times New Roman" w:cs="Times New Roman"/>
          <w:b/>
          <w:bCs/>
          <w:color w:val="1F4E79" w:themeColor="accent1" w:themeShade="80"/>
          <w:sz w:val="24"/>
          <w:szCs w:val="24"/>
        </w:rPr>
        <w:t>_M </w:t>
      </w:r>
    </w:p>
    <w:p w14:paraId="1A729A45" w14:textId="77777777" w:rsidR="00DD1F3D" w:rsidRPr="008B5AD6" w:rsidRDefault="00DD1F3D" w:rsidP="00DD1F3D">
      <w:pPr>
        <w:spacing w:after="0" w:line="240" w:lineRule="auto"/>
        <w:jc w:val="center"/>
        <w:rPr>
          <w:rFonts w:ascii="Times New Roman" w:eastAsia="Times New Roman" w:hAnsi="Times New Roman" w:cs="Times New Roman"/>
          <w:color w:val="1F4E79" w:themeColor="accent1" w:themeShade="80"/>
          <w:sz w:val="24"/>
          <w:szCs w:val="24"/>
        </w:rPr>
      </w:pPr>
      <w:r w:rsidRPr="007971E2">
        <w:rPr>
          <w:rFonts w:ascii="Times New Roman" w:eastAsia="Times New Roman" w:hAnsi="Times New Roman" w:cs="Times New Roman"/>
          <w:color w:val="1F4E79" w:themeColor="accent1" w:themeShade="80"/>
          <w:sz w:val="24"/>
          <w:szCs w:val="24"/>
        </w:rPr>
        <w:t>MA, MAPD, or PDP Plans </w:t>
      </w:r>
    </w:p>
    <w:p w14:paraId="39951AE4" w14:textId="659E127F" w:rsidR="00496F1B" w:rsidRPr="007971E2" w:rsidRDefault="00DD1F3D" w:rsidP="00AA1441">
      <w:pPr>
        <w:ind w:left="1440"/>
        <w:jc w:val="both"/>
        <w:rPr>
          <w:rFonts w:ascii="Times New Roman" w:eastAsia="Times New Roman" w:hAnsi="Times New Roman" w:cs="Times New Roman"/>
          <w:color w:val="1F4E79" w:themeColor="accent1" w:themeShade="80"/>
          <w:sz w:val="24"/>
          <w:szCs w:val="24"/>
        </w:rPr>
      </w:pPr>
      <w:r w:rsidRPr="007971E2">
        <w:rPr>
          <w:rFonts w:ascii="Times New Roman" w:eastAsia="Times New Roman" w:hAnsi="Times New Roman" w:cs="Times New Roman"/>
          <w:color w:val="1F4E79" w:themeColor="accent1" w:themeShade="80"/>
          <w:sz w:val="24"/>
          <w:szCs w:val="24"/>
        </w:rPr>
        <w:t xml:space="preserve">Agency Partner Medicare Telephonic </w:t>
      </w:r>
      <w:r w:rsidRPr="007971E2">
        <w:rPr>
          <w:rFonts w:ascii="Times New Roman" w:eastAsia="Times New Roman" w:hAnsi="Times New Roman" w:cs="Times New Roman"/>
          <w:bCs/>
          <w:color w:val="1F4E79" w:themeColor="accent1" w:themeShade="80"/>
          <w:sz w:val="24"/>
          <w:szCs w:val="24"/>
        </w:rPr>
        <w:t>Sales</w:t>
      </w:r>
      <w:r w:rsidRPr="007971E2">
        <w:rPr>
          <w:rFonts w:ascii="Times New Roman" w:eastAsia="Times New Roman" w:hAnsi="Times New Roman" w:cs="Times New Roman"/>
          <w:color w:val="1F4E79" w:themeColor="accent1" w:themeShade="80"/>
          <w:sz w:val="24"/>
          <w:szCs w:val="24"/>
        </w:rPr>
        <w:t xml:space="preserve"> – Script | </w:t>
      </w:r>
      <w:del w:id="2" w:author="Robert Vlasnik" w:date="2026-09-28T12:19:00Z" w16du:dateUtc="2026-09-28T17:19:00Z">
        <w:r w:rsidR="006C474E" w:rsidRPr="007971E2">
          <w:rPr>
            <w:rFonts w:ascii="Times New Roman" w:eastAsia="Times New Roman" w:hAnsi="Times New Roman" w:cs="Times New Roman"/>
            <w:color w:val="1F4E79" w:themeColor="accent1" w:themeShade="80"/>
            <w:sz w:val="24"/>
            <w:szCs w:val="24"/>
          </w:rPr>
          <w:delText>0</w:delText>
        </w:r>
        <w:r w:rsidR="001B545E" w:rsidRPr="007971E2">
          <w:rPr>
            <w:rFonts w:ascii="Times New Roman" w:eastAsia="Times New Roman" w:hAnsi="Times New Roman" w:cs="Times New Roman"/>
            <w:color w:val="1F4E79" w:themeColor="accent1" w:themeShade="80"/>
            <w:sz w:val="24"/>
            <w:szCs w:val="24"/>
          </w:rPr>
          <w:delText>7</w:delText>
        </w:r>
        <w:r w:rsidR="006C474E" w:rsidRPr="007971E2">
          <w:rPr>
            <w:rFonts w:ascii="Times New Roman" w:eastAsia="Times New Roman" w:hAnsi="Times New Roman" w:cs="Times New Roman"/>
            <w:color w:val="1F4E79" w:themeColor="accent1" w:themeShade="80"/>
            <w:sz w:val="24"/>
            <w:szCs w:val="24"/>
          </w:rPr>
          <w:delText>.</w:delText>
        </w:r>
        <w:r w:rsidR="008566A5">
          <w:rPr>
            <w:rFonts w:ascii="Times New Roman" w:eastAsia="Times New Roman" w:hAnsi="Times New Roman" w:cs="Times New Roman"/>
            <w:color w:val="1F4E79" w:themeColor="accent1" w:themeShade="80"/>
            <w:sz w:val="24"/>
            <w:szCs w:val="24"/>
          </w:rPr>
          <w:delText>7</w:delText>
        </w:r>
        <w:r w:rsidRPr="007971E2">
          <w:rPr>
            <w:rFonts w:ascii="Times New Roman" w:eastAsia="Times New Roman" w:hAnsi="Times New Roman" w:cs="Times New Roman"/>
            <w:color w:val="1F4E79" w:themeColor="accent1" w:themeShade="80"/>
            <w:sz w:val="24"/>
            <w:szCs w:val="24"/>
          </w:rPr>
          <w:delText>.202</w:delText>
        </w:r>
        <w:r w:rsidR="008566A5">
          <w:rPr>
            <w:rFonts w:ascii="Times New Roman" w:eastAsia="Times New Roman" w:hAnsi="Times New Roman" w:cs="Times New Roman"/>
            <w:color w:val="1F4E79" w:themeColor="accent1" w:themeShade="80"/>
            <w:sz w:val="24"/>
            <w:szCs w:val="24"/>
          </w:rPr>
          <w:delText>5</w:delText>
        </w:r>
        <w:r w:rsidRPr="007971E2">
          <w:rPr>
            <w:rFonts w:ascii="Times New Roman" w:eastAsia="Times New Roman" w:hAnsi="Times New Roman" w:cs="Times New Roman"/>
            <w:color w:val="1F4E79" w:themeColor="accent1" w:themeShade="80"/>
            <w:sz w:val="24"/>
            <w:szCs w:val="24"/>
          </w:rPr>
          <w:delText>.</w:delText>
        </w:r>
      </w:del>
      <w:ins w:id="3" w:author="Robert Vlasnik" w:date="2026-09-28T12:19:00Z" w16du:dateUtc="2026-09-28T17:19:00Z">
        <w:r w:rsidR="000B5D99">
          <w:rPr>
            <w:rFonts w:ascii="Times New Roman" w:eastAsia="Times New Roman" w:hAnsi="Times New Roman" w:cs="Times New Roman"/>
            <w:color w:val="1F4E79" w:themeColor="accent1" w:themeShade="80"/>
            <w:sz w:val="24"/>
            <w:szCs w:val="24"/>
          </w:rPr>
          <w:t>8</w:t>
        </w:r>
        <w:r w:rsidR="008C721C">
          <w:rPr>
            <w:rFonts w:ascii="Times New Roman" w:eastAsia="Times New Roman" w:hAnsi="Times New Roman" w:cs="Times New Roman"/>
            <w:color w:val="1F4E79" w:themeColor="accent1" w:themeShade="80"/>
            <w:sz w:val="24"/>
            <w:szCs w:val="24"/>
          </w:rPr>
          <w:t>/</w:t>
        </w:r>
        <w:r w:rsidR="000B5D99">
          <w:rPr>
            <w:rFonts w:ascii="Times New Roman" w:eastAsia="Times New Roman" w:hAnsi="Times New Roman" w:cs="Times New Roman"/>
            <w:color w:val="1F4E79" w:themeColor="accent1" w:themeShade="80"/>
            <w:sz w:val="24"/>
            <w:szCs w:val="24"/>
          </w:rPr>
          <w:t>03</w:t>
        </w:r>
        <w:r w:rsidR="008C721C">
          <w:rPr>
            <w:rFonts w:ascii="Times New Roman" w:eastAsia="Times New Roman" w:hAnsi="Times New Roman" w:cs="Times New Roman"/>
            <w:color w:val="1F4E79" w:themeColor="accent1" w:themeShade="80"/>
            <w:sz w:val="24"/>
            <w:szCs w:val="24"/>
          </w:rPr>
          <w:t>/202</w:t>
        </w:r>
        <w:r w:rsidR="000B5D99">
          <w:rPr>
            <w:rFonts w:ascii="Times New Roman" w:eastAsia="Times New Roman" w:hAnsi="Times New Roman" w:cs="Times New Roman"/>
            <w:color w:val="1F4E79" w:themeColor="accent1" w:themeShade="80"/>
            <w:sz w:val="24"/>
            <w:szCs w:val="24"/>
          </w:rPr>
          <w:t>6</w:t>
        </w:r>
      </w:ins>
    </w:p>
    <w:p w14:paraId="28355DCB" w14:textId="5DBA6D2B" w:rsidR="00DD1F3D" w:rsidRPr="007971E2" w:rsidRDefault="00DD1F3D" w:rsidP="00DD1F3D">
      <w:pPr>
        <w:jc w:val="center"/>
        <w:rPr>
          <w:rFonts w:ascii="Times New Roman" w:hAnsi="Times New Roman" w:cs="Times New Roman"/>
          <w:b/>
          <w:sz w:val="24"/>
          <w:szCs w:val="24"/>
        </w:rPr>
      </w:pPr>
      <w:r w:rsidRPr="007971E2">
        <w:rPr>
          <w:rFonts w:ascii="Times New Roman" w:hAnsi="Times New Roman" w:cs="Times New Roman"/>
          <w:b/>
          <w:sz w:val="24"/>
          <w:szCs w:val="24"/>
        </w:rPr>
        <w:t xml:space="preserve">PURPOSE: </w:t>
      </w:r>
      <w:del w:id="4" w:author="Robert Vlasnik" w:date="2026-09-28T12:19:00Z" w16du:dateUtc="2026-09-28T17:19:00Z">
        <w:r w:rsidRPr="007971E2">
          <w:rPr>
            <w:rFonts w:ascii="Times New Roman" w:hAnsi="Times New Roman" w:cs="Times New Roman"/>
            <w:b/>
            <w:sz w:val="24"/>
            <w:szCs w:val="24"/>
          </w:rPr>
          <w:delText xml:space="preserve">THIS IS A </w:delText>
        </w:r>
      </w:del>
      <w:r w:rsidRPr="007971E2">
        <w:rPr>
          <w:rFonts w:ascii="Times New Roman" w:hAnsi="Times New Roman" w:cs="Times New Roman"/>
          <w:b/>
          <w:sz w:val="24"/>
          <w:szCs w:val="24"/>
        </w:rPr>
        <w:t xml:space="preserve">MULTI-CARRIER TELEPHONIC SALES </w:t>
      </w:r>
      <w:del w:id="5" w:author="Robert Vlasnik" w:date="2026-09-28T12:19:00Z" w16du:dateUtc="2026-09-28T17:19:00Z">
        <w:r w:rsidRPr="007971E2">
          <w:rPr>
            <w:rFonts w:ascii="Times New Roman" w:hAnsi="Times New Roman" w:cs="Times New Roman"/>
            <w:b/>
            <w:sz w:val="24"/>
            <w:szCs w:val="24"/>
          </w:rPr>
          <w:delText xml:space="preserve">AND ENROLLMENT </w:delText>
        </w:r>
      </w:del>
      <w:r w:rsidRPr="007971E2">
        <w:rPr>
          <w:rFonts w:ascii="Times New Roman" w:hAnsi="Times New Roman" w:cs="Times New Roman"/>
          <w:b/>
          <w:sz w:val="24"/>
          <w:szCs w:val="24"/>
        </w:rPr>
        <w:t>SCRIPT</w:t>
      </w:r>
    </w:p>
    <w:p w14:paraId="225BFABB" w14:textId="39B28520" w:rsidR="00DD1F3D" w:rsidRPr="007971E2" w:rsidRDefault="00DD1F3D" w:rsidP="00DD1F3D">
      <w:pPr>
        <w:rPr>
          <w:rFonts w:ascii="Times New Roman" w:hAnsi="Times New Roman" w:cs="Times New Roman"/>
          <w:sz w:val="24"/>
          <w:szCs w:val="24"/>
        </w:rPr>
      </w:pPr>
      <w:r w:rsidRPr="007971E2">
        <w:rPr>
          <w:rFonts w:ascii="Times New Roman" w:hAnsi="Times New Roman" w:cs="Times New Roman"/>
          <w:sz w:val="24"/>
          <w:szCs w:val="24"/>
        </w:rPr>
        <w:t>This Telephonic Sales</w:t>
      </w:r>
      <w:del w:id="6" w:author="Robert Vlasnik" w:date="2026-09-28T12:19:00Z" w16du:dateUtc="2026-09-28T17:19:00Z">
        <w:r w:rsidRPr="007971E2">
          <w:rPr>
            <w:rFonts w:ascii="Times New Roman" w:hAnsi="Times New Roman" w:cs="Times New Roman"/>
            <w:sz w:val="24"/>
            <w:szCs w:val="24"/>
          </w:rPr>
          <w:delText xml:space="preserve"> and Enrollment</w:delText>
        </w:r>
      </w:del>
      <w:r w:rsidRPr="007971E2">
        <w:rPr>
          <w:rFonts w:ascii="Times New Roman" w:hAnsi="Times New Roman" w:cs="Times New Roman"/>
          <w:sz w:val="24"/>
          <w:szCs w:val="24"/>
        </w:rPr>
        <w:t xml:space="preserve"> Script is/will be used by licensed sales agents who will provide Medicare Beneficiaries with information about available Medicare Advantage plans and Medicare Prescription Drug Plans for the Health Plans contracted by [Senior Market Sales/and its downlines]. It can be used as an inbound and outbound script with the necessary additions for each</w:t>
      </w:r>
      <w:r w:rsidR="007A283E">
        <w:rPr>
          <w:rFonts w:ascii="Times New Roman" w:hAnsi="Times New Roman" w:cs="Times New Roman"/>
          <w:sz w:val="24"/>
          <w:szCs w:val="24"/>
        </w:rPr>
        <w:t xml:space="preserve"> but should not be used for ISNP or IE-SNP plan sales</w:t>
      </w:r>
      <w:del w:id="7" w:author="Robert Vlasnik" w:date="2026-09-28T12:19:00Z" w16du:dateUtc="2026-09-28T17:19:00Z">
        <w:r w:rsidR="007A283E">
          <w:rPr>
            <w:rFonts w:ascii="Times New Roman" w:hAnsi="Times New Roman" w:cs="Times New Roman"/>
            <w:sz w:val="24"/>
            <w:szCs w:val="24"/>
          </w:rPr>
          <w:delText>.</w:delText>
        </w:r>
        <w:r w:rsidR="00141A8A">
          <w:rPr>
            <w:rFonts w:ascii="Times New Roman" w:hAnsi="Times New Roman" w:cs="Times New Roman"/>
            <w:sz w:val="24"/>
            <w:szCs w:val="24"/>
          </w:rPr>
          <w:delText xml:space="preserve"> There</w:delText>
        </w:r>
      </w:del>
      <w:ins w:id="8" w:author="Robert Vlasnik" w:date="2026-09-28T12:19:00Z" w16du:dateUtc="2026-09-28T17:19:00Z">
        <w:r w:rsidR="009A4FA9">
          <w:rPr>
            <w:rFonts w:ascii="Times New Roman" w:hAnsi="Times New Roman" w:cs="Times New Roman"/>
            <w:sz w:val="24"/>
            <w:szCs w:val="24"/>
          </w:rPr>
          <w:t xml:space="preserve"> or to process enrollment requests</w:t>
        </w:r>
        <w:r w:rsidR="007A283E">
          <w:rPr>
            <w:rFonts w:ascii="Times New Roman" w:hAnsi="Times New Roman" w:cs="Times New Roman"/>
            <w:sz w:val="24"/>
            <w:szCs w:val="24"/>
          </w:rPr>
          <w:t>.</w:t>
        </w:r>
        <w:r w:rsidR="009A4FA9">
          <w:rPr>
            <w:rFonts w:ascii="Times New Roman" w:hAnsi="Times New Roman" w:cs="Times New Roman"/>
            <w:sz w:val="24"/>
            <w:szCs w:val="24"/>
          </w:rPr>
          <w:t xml:space="preserve"> All agents</w:t>
        </w:r>
      </w:ins>
      <w:r w:rsidR="009A4FA9">
        <w:rPr>
          <w:rFonts w:ascii="Times New Roman" w:hAnsi="Times New Roman" w:cs="Times New Roman"/>
          <w:sz w:val="24"/>
          <w:szCs w:val="24"/>
        </w:rPr>
        <w:t xml:space="preserve"> are </w:t>
      </w:r>
      <w:del w:id="9" w:author="Robert Vlasnik" w:date="2026-09-28T12:19:00Z" w16du:dateUtc="2026-09-28T17:19:00Z">
        <w:r w:rsidR="00141A8A">
          <w:rPr>
            <w:rFonts w:ascii="Times New Roman" w:hAnsi="Times New Roman" w:cs="Times New Roman"/>
            <w:sz w:val="24"/>
            <w:szCs w:val="24"/>
          </w:rPr>
          <w:delText>agent notes</w:delText>
        </w:r>
      </w:del>
      <w:ins w:id="10" w:author="Robert Vlasnik" w:date="2026-09-28T12:19:00Z" w16du:dateUtc="2026-09-28T17:19:00Z">
        <w:r w:rsidR="009A4FA9">
          <w:rPr>
            <w:rFonts w:ascii="Times New Roman" w:hAnsi="Times New Roman" w:cs="Times New Roman"/>
            <w:sz w:val="24"/>
            <w:szCs w:val="24"/>
          </w:rPr>
          <w:t>expected to transition to CMS &amp; Carrier approved enrollment platform when a beneficiary elects to enroll. Notes to agents</w:t>
        </w:r>
        <w:r w:rsidR="00141A8A">
          <w:rPr>
            <w:rFonts w:ascii="Times New Roman" w:hAnsi="Times New Roman" w:cs="Times New Roman"/>
            <w:sz w:val="24"/>
            <w:szCs w:val="24"/>
          </w:rPr>
          <w:t xml:space="preserve"> </w:t>
        </w:r>
        <w:r w:rsidR="009A4FA9">
          <w:rPr>
            <w:rFonts w:ascii="Times New Roman" w:hAnsi="Times New Roman" w:cs="Times New Roman"/>
            <w:sz w:val="24"/>
            <w:szCs w:val="24"/>
          </w:rPr>
          <w:t>are included</w:t>
        </w:r>
      </w:ins>
      <w:r w:rsidR="009A4FA9">
        <w:rPr>
          <w:rFonts w:ascii="Times New Roman" w:hAnsi="Times New Roman" w:cs="Times New Roman"/>
          <w:sz w:val="24"/>
          <w:szCs w:val="24"/>
        </w:rPr>
        <w:t xml:space="preserve"> </w:t>
      </w:r>
      <w:r w:rsidR="00141A8A">
        <w:rPr>
          <w:rFonts w:ascii="Times New Roman" w:hAnsi="Times New Roman" w:cs="Times New Roman"/>
          <w:sz w:val="24"/>
          <w:szCs w:val="24"/>
        </w:rPr>
        <w:t xml:space="preserve">throughout the script noted in </w:t>
      </w:r>
      <w:del w:id="11" w:author="Robert Vlasnik" w:date="2026-09-28T12:19:00Z" w16du:dateUtc="2026-09-28T17:19:00Z">
        <w:r w:rsidR="00141A8A" w:rsidRPr="0085519B">
          <w:rPr>
            <w:rFonts w:ascii="Times New Roman" w:hAnsi="Times New Roman" w:cs="Times New Roman"/>
            <w:color w:val="FF0000"/>
            <w:sz w:val="24"/>
            <w:szCs w:val="24"/>
          </w:rPr>
          <w:delText>RED</w:delText>
        </w:r>
      </w:del>
      <w:ins w:id="12" w:author="Robert Vlasnik" w:date="2026-09-28T12:19:00Z" w16du:dateUtc="2026-09-28T17:19:00Z">
        <w:r w:rsidR="00095D69">
          <w:rPr>
            <w:rFonts w:ascii="Times New Roman" w:hAnsi="Times New Roman" w:cs="Times New Roman"/>
            <w:color w:val="FF0000"/>
            <w:sz w:val="24"/>
            <w:szCs w:val="24"/>
          </w:rPr>
          <w:t>Red</w:t>
        </w:r>
      </w:ins>
      <w:r w:rsidR="002D7A20" w:rsidRPr="00AA1441">
        <w:rPr>
          <w:rFonts w:ascii="Times New Roman" w:hAnsi="Times New Roman"/>
          <w:color w:val="FF0000"/>
          <w:sz w:val="24"/>
        </w:rPr>
        <w:t>.</w:t>
      </w:r>
      <w:r w:rsidR="00141A8A">
        <w:rPr>
          <w:rFonts w:ascii="Times New Roman" w:hAnsi="Times New Roman" w:cs="Times New Roman"/>
          <w:sz w:val="24"/>
          <w:szCs w:val="24"/>
        </w:rPr>
        <w:t xml:space="preserve"> </w:t>
      </w:r>
    </w:p>
    <w:p w14:paraId="3DAEA470" w14:textId="77777777" w:rsidR="00DD1F3D" w:rsidRPr="007971E2" w:rsidRDefault="00DD1F3D" w:rsidP="00DD1F3D">
      <w:pPr>
        <w:rPr>
          <w:rFonts w:ascii="Times New Roman" w:hAnsi="Times New Roman" w:cs="Times New Roman"/>
          <w:sz w:val="24"/>
          <w:szCs w:val="24"/>
        </w:rPr>
      </w:pPr>
      <w:r w:rsidRPr="007971E2">
        <w:rPr>
          <w:rFonts w:ascii="Times New Roman" w:hAnsi="Times New Roman" w:cs="Times New Roman"/>
          <w:sz w:val="24"/>
          <w:szCs w:val="24"/>
        </w:rPr>
        <w:t>The script will review the following information as outlined below:</w:t>
      </w:r>
    </w:p>
    <w:p w14:paraId="6FE7219E" w14:textId="77777777" w:rsidR="007F5E8D" w:rsidRPr="007971E2" w:rsidRDefault="007F5E8D" w:rsidP="007F5E8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Introduction</w:t>
      </w:r>
    </w:p>
    <w:p w14:paraId="1101AECD" w14:textId="77777777" w:rsidR="007F5E8D" w:rsidRPr="007971E2" w:rsidRDefault="007F5E8D" w:rsidP="007F5E8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Inbound calls</w:t>
      </w:r>
    </w:p>
    <w:p w14:paraId="089BA074" w14:textId="77777777" w:rsidR="007F5E8D" w:rsidRPr="007971E2" w:rsidRDefault="007F5E8D" w:rsidP="007F5E8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Outbound calls.</w:t>
      </w:r>
    </w:p>
    <w:p w14:paraId="1A5C5B7B" w14:textId="77777777" w:rsidR="008B1CEF" w:rsidRPr="007971E2" w:rsidRDefault="007F5E8D" w:rsidP="007F5E8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TPMO disclaimer. </w:t>
      </w:r>
    </w:p>
    <w:p w14:paraId="55673B89" w14:textId="579A20FA" w:rsidR="007F5E8D" w:rsidRPr="007971E2" w:rsidRDefault="008B1CEF" w:rsidP="007F5E8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Federal Contracting Statement. </w:t>
      </w:r>
      <w:r w:rsidR="007F5E8D" w:rsidRPr="007971E2">
        <w:rPr>
          <w:rFonts w:ascii="Times New Roman" w:hAnsi="Times New Roman" w:cs="Times New Roman"/>
          <w:sz w:val="24"/>
          <w:szCs w:val="24"/>
        </w:rPr>
        <w:t xml:space="preserve"> </w:t>
      </w:r>
    </w:p>
    <w:p w14:paraId="7463D5DA" w14:textId="667A7CFB" w:rsidR="00DD1F3D" w:rsidRPr="007971E2" w:rsidRDefault="00DD1F3D"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Collection of basic information</w:t>
      </w:r>
    </w:p>
    <w:p w14:paraId="0419A87E" w14:textId="2278689D" w:rsidR="008B1CEF" w:rsidRPr="007971E2" w:rsidRDefault="008B1CEF" w:rsidP="00FA3687">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Healthcare Decision/Power of Attorney. </w:t>
      </w:r>
    </w:p>
    <w:p w14:paraId="350FF94B" w14:textId="77777777" w:rsidR="00DD1F3D" w:rsidRPr="007971E2" w:rsidRDefault="00DD1F3D"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Scope of Appointment</w:t>
      </w:r>
    </w:p>
    <w:p w14:paraId="40DB77B4" w14:textId="77777777" w:rsidR="00DD1F3D" w:rsidRPr="007971E2" w:rsidRDefault="00DD1F3D"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Qualifications Section</w:t>
      </w:r>
    </w:p>
    <w:p w14:paraId="203B45E4" w14:textId="77777777" w:rsidR="00DD1F3D" w:rsidRPr="007971E2" w:rsidRDefault="00DD1F3D"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Eligibility</w:t>
      </w:r>
    </w:p>
    <w:p w14:paraId="1CF4F0E1" w14:textId="77777777" w:rsidR="00DD1F3D" w:rsidRPr="007971E2" w:rsidRDefault="00DD1F3D"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Permanent address/collection of phone/email</w:t>
      </w:r>
    </w:p>
    <w:p w14:paraId="7BC9B24A" w14:textId="77777777" w:rsidR="00DD1F3D" w:rsidRPr="007971E2" w:rsidRDefault="00DD1F3D"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Other coverage</w:t>
      </w:r>
    </w:p>
    <w:p w14:paraId="03C9B6D3" w14:textId="77777777" w:rsidR="00DD1F3D" w:rsidRPr="007971E2" w:rsidRDefault="00DD1F3D"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Election periods</w:t>
      </w:r>
    </w:p>
    <w:p w14:paraId="6C776C87" w14:textId="77777777" w:rsidR="00DD1F3D" w:rsidRPr="007971E2" w:rsidRDefault="00DD1F3D"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NEADS Analysis</w:t>
      </w:r>
    </w:p>
    <w:p w14:paraId="3C8B79DE" w14:textId="77777777" w:rsidR="00C95C31" w:rsidRPr="007971E2" w:rsidRDefault="00C95C31" w:rsidP="00C95C31">
      <w:pPr>
        <w:pStyle w:val="ListParagraph"/>
        <w:numPr>
          <w:ilvl w:val="1"/>
          <w:numId w:val="1"/>
        </w:numPr>
        <w:rPr>
          <w:rFonts w:ascii="Times New Roman" w:hAnsi="Times New Roman" w:cs="Times New Roman"/>
          <w:sz w:val="24"/>
          <w:szCs w:val="24"/>
        </w:rPr>
      </w:pPr>
      <w:proofErr w:type="gramStart"/>
      <w:r w:rsidRPr="007971E2">
        <w:rPr>
          <w:rFonts w:ascii="Times New Roman" w:hAnsi="Times New Roman" w:cs="Times New Roman"/>
          <w:sz w:val="24"/>
          <w:szCs w:val="24"/>
        </w:rPr>
        <w:t>Plan Suitability</w:t>
      </w:r>
      <w:proofErr w:type="gramEnd"/>
      <w:r w:rsidRPr="007971E2">
        <w:rPr>
          <w:rFonts w:ascii="Times New Roman" w:hAnsi="Times New Roman" w:cs="Times New Roman"/>
          <w:sz w:val="24"/>
          <w:szCs w:val="24"/>
        </w:rPr>
        <w:t xml:space="preserve"> </w:t>
      </w:r>
    </w:p>
    <w:p w14:paraId="4DCF192E" w14:textId="1BC1CCC1" w:rsidR="00C95C31" w:rsidRPr="007971E2" w:rsidRDefault="00C95C31" w:rsidP="00C95C31">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Pre-Enrollment Checklist. </w:t>
      </w:r>
    </w:p>
    <w:p w14:paraId="1D05EA41" w14:textId="77777777" w:rsidR="00DD1F3D" w:rsidRPr="007971E2" w:rsidRDefault="00DD1F3D"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Selling Process</w:t>
      </w:r>
    </w:p>
    <w:p w14:paraId="06F892B6" w14:textId="77777777" w:rsidR="00DD1F3D" w:rsidRPr="007971E2" w:rsidRDefault="00CA7BCF"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Available Plans/Suitability.</w:t>
      </w:r>
    </w:p>
    <w:p w14:paraId="09211475" w14:textId="77777777" w:rsidR="00CA7BCF" w:rsidRPr="007971E2" w:rsidRDefault="00CA7BCF"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Plan Presentation. </w:t>
      </w:r>
    </w:p>
    <w:p w14:paraId="551A72CB" w14:textId="77777777" w:rsidR="00DD1F3D" w:rsidRPr="007971E2" w:rsidRDefault="00CA7BCF"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 xml:space="preserve">Transition to Enrollment. </w:t>
      </w:r>
    </w:p>
    <w:p w14:paraId="72B2A89D" w14:textId="77777777" w:rsidR="00CA7BCF" w:rsidRPr="007971E2" w:rsidRDefault="00CA7BCF" w:rsidP="00CA7BCF">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Inbound.</w:t>
      </w:r>
    </w:p>
    <w:p w14:paraId="4AFB8B31" w14:textId="77777777" w:rsidR="00CA7BCF" w:rsidRPr="007971E2" w:rsidRDefault="00CA7BCF" w:rsidP="00CA7BCF">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Outbound. </w:t>
      </w:r>
    </w:p>
    <w:p w14:paraId="2F17AFE4" w14:textId="77777777" w:rsidR="00CA7BCF" w:rsidRPr="007971E2" w:rsidRDefault="00CA7BCF" w:rsidP="00CA7BCF">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Enrollment options. </w:t>
      </w:r>
    </w:p>
    <w:p w14:paraId="3AC3968B" w14:textId="77777777" w:rsidR="00B05F2A" w:rsidRPr="007971E2" w:rsidRDefault="00B05F2A" w:rsidP="00B05F2A">
      <w:pPr>
        <w:pStyle w:val="ListParagraph"/>
        <w:numPr>
          <w:ilvl w:val="0"/>
          <w:numId w:val="1"/>
        </w:numPr>
        <w:rPr>
          <w:del w:id="13" w:author="Robert Vlasnik" w:date="2026-09-28T12:19:00Z" w16du:dateUtc="2026-09-28T17:19:00Z"/>
          <w:rFonts w:ascii="Times New Roman" w:hAnsi="Times New Roman" w:cs="Times New Roman"/>
          <w:sz w:val="24"/>
          <w:szCs w:val="24"/>
        </w:rPr>
      </w:pPr>
      <w:del w:id="14" w:author="Robert Vlasnik" w:date="2026-09-28T12:19:00Z" w16du:dateUtc="2026-09-28T17:19:00Z">
        <w:r w:rsidRPr="007971E2">
          <w:rPr>
            <w:rFonts w:ascii="Times New Roman" w:hAnsi="Times New Roman" w:cs="Times New Roman"/>
            <w:sz w:val="24"/>
            <w:szCs w:val="24"/>
          </w:rPr>
          <w:lastRenderedPageBreak/>
          <w:delText>Enrollment.</w:delText>
        </w:r>
      </w:del>
    </w:p>
    <w:p w14:paraId="7C732EBB" w14:textId="77777777" w:rsidR="00B05F2A" w:rsidRPr="007971E2" w:rsidRDefault="00B05F2A" w:rsidP="00B05F2A">
      <w:pPr>
        <w:pStyle w:val="ListParagraph"/>
        <w:numPr>
          <w:ilvl w:val="1"/>
          <w:numId w:val="1"/>
        </w:numPr>
        <w:rPr>
          <w:del w:id="15" w:author="Robert Vlasnik" w:date="2026-09-28T12:19:00Z" w16du:dateUtc="2026-09-28T17:19:00Z"/>
          <w:rFonts w:ascii="Times New Roman" w:hAnsi="Times New Roman" w:cs="Times New Roman"/>
          <w:sz w:val="24"/>
          <w:szCs w:val="24"/>
        </w:rPr>
      </w:pPr>
      <w:del w:id="16" w:author="Robert Vlasnik" w:date="2026-09-28T12:19:00Z" w16du:dateUtc="2026-09-28T17:19:00Z">
        <w:r w:rsidRPr="007971E2">
          <w:rPr>
            <w:rFonts w:ascii="Times New Roman" w:hAnsi="Times New Roman" w:cs="Times New Roman"/>
            <w:sz w:val="24"/>
            <w:szCs w:val="24"/>
          </w:rPr>
          <w:delText>Recap plan and confirm desire to proceed</w:delText>
        </w:r>
      </w:del>
    </w:p>
    <w:p w14:paraId="69D4ACC6" w14:textId="77777777" w:rsidR="00B05F2A" w:rsidRPr="007971E2" w:rsidRDefault="00B05F2A" w:rsidP="00B05F2A">
      <w:pPr>
        <w:pStyle w:val="ListParagraph"/>
        <w:numPr>
          <w:ilvl w:val="1"/>
          <w:numId w:val="1"/>
        </w:numPr>
        <w:rPr>
          <w:del w:id="17" w:author="Robert Vlasnik" w:date="2026-09-28T12:19:00Z" w16du:dateUtc="2026-09-28T17:19:00Z"/>
          <w:rFonts w:ascii="Times New Roman" w:hAnsi="Times New Roman" w:cs="Times New Roman"/>
          <w:sz w:val="24"/>
          <w:szCs w:val="24"/>
        </w:rPr>
      </w:pPr>
      <w:del w:id="18" w:author="Robert Vlasnik" w:date="2026-09-28T12:19:00Z" w16du:dateUtc="2026-09-28T17:19:00Z">
        <w:r w:rsidRPr="007971E2">
          <w:rPr>
            <w:rFonts w:ascii="Times New Roman" w:hAnsi="Times New Roman" w:cs="Times New Roman"/>
            <w:sz w:val="24"/>
            <w:szCs w:val="24"/>
          </w:rPr>
          <w:delText>Next Steps</w:delText>
        </w:r>
      </w:del>
    </w:p>
    <w:p w14:paraId="1EF5170D" w14:textId="77777777" w:rsidR="00B05F2A" w:rsidRPr="007971E2" w:rsidRDefault="00B05F2A" w:rsidP="00B05F2A">
      <w:pPr>
        <w:pStyle w:val="ListParagraph"/>
        <w:numPr>
          <w:ilvl w:val="1"/>
          <w:numId w:val="1"/>
        </w:numPr>
        <w:rPr>
          <w:del w:id="19" w:author="Robert Vlasnik" w:date="2026-09-28T12:19:00Z" w16du:dateUtc="2026-09-28T17:19:00Z"/>
          <w:rFonts w:ascii="Times New Roman" w:hAnsi="Times New Roman" w:cs="Times New Roman"/>
          <w:sz w:val="24"/>
          <w:szCs w:val="24"/>
        </w:rPr>
      </w:pPr>
      <w:del w:id="20" w:author="Robert Vlasnik" w:date="2026-09-28T12:19:00Z" w16du:dateUtc="2026-09-28T17:19:00Z">
        <w:r w:rsidRPr="007971E2">
          <w:rPr>
            <w:rFonts w:ascii="Times New Roman" w:hAnsi="Times New Roman" w:cs="Times New Roman"/>
            <w:sz w:val="24"/>
            <w:szCs w:val="24"/>
          </w:rPr>
          <w:delText>Plan Requirements/Disclosures</w:delText>
        </w:r>
      </w:del>
    </w:p>
    <w:p w14:paraId="3B820F83" w14:textId="77777777" w:rsidR="00B05F2A" w:rsidRPr="007971E2" w:rsidRDefault="00B05F2A" w:rsidP="00B05F2A">
      <w:pPr>
        <w:pStyle w:val="ListParagraph"/>
        <w:numPr>
          <w:ilvl w:val="1"/>
          <w:numId w:val="1"/>
        </w:numPr>
        <w:rPr>
          <w:del w:id="21" w:author="Robert Vlasnik" w:date="2026-09-28T12:19:00Z" w16du:dateUtc="2026-09-28T17:19:00Z"/>
          <w:rFonts w:ascii="Times New Roman" w:hAnsi="Times New Roman" w:cs="Times New Roman"/>
          <w:sz w:val="24"/>
          <w:szCs w:val="24"/>
        </w:rPr>
      </w:pPr>
      <w:del w:id="22" w:author="Robert Vlasnik" w:date="2026-09-28T12:19:00Z" w16du:dateUtc="2026-09-28T17:19:00Z">
        <w:r w:rsidRPr="007971E2">
          <w:rPr>
            <w:rFonts w:ascii="Times New Roman" w:hAnsi="Times New Roman" w:cs="Times New Roman"/>
            <w:sz w:val="24"/>
            <w:szCs w:val="24"/>
          </w:rPr>
          <w:delText>Presentation of Benefits and understanding</w:delText>
        </w:r>
      </w:del>
    </w:p>
    <w:p w14:paraId="0799DA80" w14:textId="77777777" w:rsidR="00B05F2A" w:rsidRPr="007971E2" w:rsidRDefault="00B05F2A" w:rsidP="00B05F2A">
      <w:pPr>
        <w:pStyle w:val="ListParagraph"/>
        <w:numPr>
          <w:ilvl w:val="1"/>
          <w:numId w:val="1"/>
        </w:numPr>
        <w:rPr>
          <w:del w:id="23" w:author="Robert Vlasnik" w:date="2026-09-28T12:19:00Z" w16du:dateUtc="2026-09-28T17:19:00Z"/>
          <w:rFonts w:ascii="Times New Roman" w:hAnsi="Times New Roman" w:cs="Times New Roman"/>
          <w:sz w:val="24"/>
          <w:szCs w:val="24"/>
        </w:rPr>
      </w:pPr>
      <w:del w:id="24" w:author="Robert Vlasnik" w:date="2026-09-28T12:19:00Z" w16du:dateUtc="2026-09-28T17:19:00Z">
        <w:r w:rsidRPr="007971E2">
          <w:rPr>
            <w:rFonts w:ascii="Times New Roman" w:hAnsi="Times New Roman" w:cs="Times New Roman"/>
            <w:sz w:val="24"/>
            <w:szCs w:val="24"/>
          </w:rPr>
          <w:delText xml:space="preserve">Complete application. </w:delText>
        </w:r>
      </w:del>
    </w:p>
    <w:p w14:paraId="34602609" w14:textId="77777777" w:rsidR="00B92B6A" w:rsidRPr="007971E2" w:rsidRDefault="00DD1F3D" w:rsidP="00B92B6A">
      <w:pPr>
        <w:pStyle w:val="ListParagraph"/>
        <w:numPr>
          <w:ilvl w:val="0"/>
          <w:numId w:val="1"/>
        </w:numPr>
        <w:rPr>
          <w:rStyle w:val="IntenseReference"/>
          <w:rFonts w:ascii="Times New Roman" w:hAnsi="Times New Roman" w:cs="Times New Roman"/>
          <w:b w:val="0"/>
          <w:bCs w:val="0"/>
          <w:smallCaps w:val="0"/>
          <w:color w:val="auto"/>
          <w:spacing w:val="0"/>
          <w:sz w:val="24"/>
          <w:szCs w:val="24"/>
        </w:rPr>
      </w:pPr>
      <w:r w:rsidRPr="007971E2">
        <w:rPr>
          <w:rFonts w:ascii="Times New Roman" w:hAnsi="Times New Roman" w:cs="Times New Roman"/>
          <w:sz w:val="24"/>
          <w:szCs w:val="24"/>
        </w:rPr>
        <w:t xml:space="preserve">Closing the call </w:t>
      </w:r>
    </w:p>
    <w:p w14:paraId="1AB85BD2" w14:textId="77777777" w:rsidR="00095D69" w:rsidRDefault="00224221" w:rsidP="00095D69">
      <w:pPr>
        <w:pStyle w:val="Title"/>
        <w:rPr>
          <w:rFonts w:ascii="Times New Roman" w:hAnsi="Times New Roman" w:cs="Times New Roman"/>
          <w:color w:val="1F4E79" w:themeColor="accent1" w:themeShade="80"/>
          <w:sz w:val="24"/>
          <w:szCs w:val="24"/>
        </w:rPr>
      </w:pPr>
      <w:r w:rsidRPr="007971E2">
        <w:rPr>
          <w:rFonts w:ascii="Times New Roman" w:hAnsi="Times New Roman" w:cs="Times New Roman"/>
          <w:color w:val="1F4E79" w:themeColor="accent1" w:themeShade="80"/>
          <w:sz w:val="24"/>
          <w:szCs w:val="24"/>
        </w:rPr>
        <w:t xml:space="preserve">Section 1: Introduction. </w:t>
      </w:r>
    </w:p>
    <w:p w14:paraId="7DD37DCF" w14:textId="0AEBFF93" w:rsidR="00DD1F3D" w:rsidRPr="007971E2" w:rsidRDefault="00C95C31" w:rsidP="00AA1441">
      <w:pPr>
        <w:pStyle w:val="Title"/>
        <w:rPr>
          <w:rStyle w:val="IntenseReference"/>
          <w:rFonts w:ascii="Times New Roman" w:hAnsi="Times New Roman" w:cs="Times New Roman"/>
          <w:b w:val="0"/>
          <w:bCs w:val="0"/>
          <w:smallCaps w:val="0"/>
          <w:color w:val="2E74B5" w:themeColor="accent1" w:themeShade="BF"/>
          <w:spacing w:val="0"/>
          <w:sz w:val="24"/>
          <w:szCs w:val="24"/>
        </w:rPr>
      </w:pPr>
      <w:r w:rsidRPr="007971E2">
        <w:rPr>
          <w:rStyle w:val="IntenseReference"/>
          <w:rFonts w:ascii="Times New Roman" w:hAnsi="Times New Roman" w:cs="Times New Roman"/>
          <w:b w:val="0"/>
          <w:bCs w:val="0"/>
          <w:smallCaps w:val="0"/>
          <w:color w:val="2E74B5" w:themeColor="accent1" w:themeShade="BF"/>
          <w:spacing w:val="0"/>
          <w:sz w:val="24"/>
          <w:szCs w:val="24"/>
        </w:rPr>
        <w:t xml:space="preserve">1.1 Introduction: Inbound calls </w:t>
      </w:r>
    </w:p>
    <w:p w14:paraId="358E705A" w14:textId="0D6EC123" w:rsidR="003C6B7D" w:rsidRDefault="003C6B7D">
      <w:pPr>
        <w:pStyle w:val="ListParagraph"/>
        <w:numPr>
          <w:ilvl w:val="0"/>
          <w:numId w:val="15"/>
        </w:numPr>
        <w:spacing w:after="0" w:line="276" w:lineRule="auto"/>
        <w:rPr>
          <w:rFonts w:ascii="Times New Roman" w:hAnsi="Times New Roman" w:cs="Times New Roman"/>
          <w:b/>
          <w:sz w:val="24"/>
          <w:szCs w:val="24"/>
          <w:u w:val="single"/>
        </w:rPr>
        <w:pPrChange w:id="25" w:author="Robert Vlasnik" w:date="2026-09-28T12:19:00Z" w16du:dateUtc="2026-09-28T17:19:00Z">
          <w:pPr>
            <w:pStyle w:val="ListParagraph"/>
            <w:numPr>
              <w:numId w:val="15"/>
            </w:numPr>
            <w:spacing w:line="276" w:lineRule="auto"/>
            <w:ind w:hanging="360"/>
          </w:pPr>
        </w:pPrChange>
      </w:pPr>
      <w:r w:rsidRPr="007971E2">
        <w:rPr>
          <w:rFonts w:ascii="Times New Roman" w:hAnsi="Times New Roman" w:cs="Times New Roman"/>
          <w:i/>
          <w:sz w:val="24"/>
          <w:szCs w:val="24"/>
        </w:rPr>
        <w:t xml:space="preserve">“Thank you for calling </w:t>
      </w:r>
      <w:r w:rsidR="00152645" w:rsidRPr="00AA1441">
        <w:rPr>
          <w:rFonts w:ascii="Times New Roman" w:hAnsi="Times New Roman"/>
          <w:i/>
          <w:sz w:val="24"/>
        </w:rPr>
        <w:t>[</w:t>
      </w:r>
      <w:r w:rsidRPr="007971E2">
        <w:rPr>
          <w:rFonts w:ascii="Times New Roman" w:hAnsi="Times New Roman" w:cs="Times New Roman"/>
          <w:i/>
          <w:sz w:val="24"/>
          <w:szCs w:val="24"/>
        </w:rPr>
        <w:t>agency partner name</w:t>
      </w:r>
      <w:r w:rsidR="00152645" w:rsidRPr="00AA1441">
        <w:rPr>
          <w:rFonts w:ascii="Times New Roman" w:hAnsi="Times New Roman"/>
          <w:i/>
          <w:sz w:val="24"/>
        </w:rPr>
        <w:t>]</w:t>
      </w:r>
      <w:r w:rsidRPr="004679B2">
        <w:rPr>
          <w:rFonts w:ascii="Times New Roman" w:hAnsi="Times New Roman" w:cs="Times New Roman"/>
          <w:i/>
          <w:sz w:val="24"/>
          <w:szCs w:val="24"/>
        </w:rPr>
        <w:t xml:space="preserve">. </w:t>
      </w:r>
      <w:bookmarkStart w:id="26" w:name="_Hlk134081840"/>
      <w:r w:rsidRPr="007971E2">
        <w:rPr>
          <w:rFonts w:ascii="Times New Roman" w:hAnsi="Times New Roman" w:cs="Times New Roman"/>
          <w:i/>
          <w:sz w:val="24"/>
          <w:szCs w:val="24"/>
        </w:rPr>
        <w:t xml:space="preserve">My name is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First and Last Name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I am a licensed sales agent</w:t>
      </w:r>
      <w:r w:rsidR="008203B1" w:rsidRPr="007971E2">
        <w:rPr>
          <w:rFonts w:ascii="Times New Roman" w:hAnsi="Times New Roman" w:cs="Times New Roman"/>
          <w:i/>
          <w:sz w:val="24"/>
          <w:szCs w:val="24"/>
        </w:rPr>
        <w:t xml:space="preserve"> on a recorded line</w:t>
      </w:r>
      <w:r w:rsidRPr="007971E2">
        <w:rPr>
          <w:rFonts w:ascii="Times New Roman" w:hAnsi="Times New Roman" w:cs="Times New Roman"/>
          <w:i/>
          <w:sz w:val="24"/>
          <w:szCs w:val="24"/>
        </w:rPr>
        <w:t>. Who do I have the pleasure of speaking with?”</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rPr>
        <w:t>(</w:t>
      </w:r>
      <w:r w:rsidRPr="007971E2">
        <w:rPr>
          <w:rFonts w:ascii="Times New Roman" w:hAnsi="Times New Roman" w:cs="Times New Roman"/>
          <w:b/>
          <w:sz w:val="24"/>
          <w:szCs w:val="24"/>
          <w:u w:val="single"/>
        </w:rPr>
        <w:t xml:space="preserve">Agent to wait for caller to respond). </w:t>
      </w:r>
    </w:p>
    <w:p w14:paraId="3B04F6B3" w14:textId="60D8C3BE" w:rsidR="00111138" w:rsidRPr="00AA1441" w:rsidRDefault="00111138">
      <w:pPr>
        <w:spacing w:after="0" w:line="276" w:lineRule="auto"/>
        <w:rPr>
          <w:moveTo w:id="27" w:author="Robert Vlasnik" w:date="2026-09-28T12:19:00Z" w16du:dateUtc="2026-09-28T17:19:00Z"/>
          <w:rFonts w:ascii="Times New Roman" w:hAnsi="Times New Roman"/>
          <w:b/>
          <w:color w:val="FF0000"/>
          <w:sz w:val="18"/>
          <w:u w:val="single"/>
        </w:rPr>
        <w:pPrChange w:id="28" w:author="Robert Vlasnik" w:date="2026-09-28T12:19:00Z" w16du:dateUtc="2026-09-28T17:19:00Z">
          <w:pPr>
            <w:pStyle w:val="ListParagraph"/>
            <w:numPr>
              <w:numId w:val="2"/>
            </w:numPr>
            <w:spacing w:line="276" w:lineRule="auto"/>
            <w:ind w:hanging="360"/>
          </w:pPr>
        </w:pPrChange>
      </w:pPr>
      <w:ins w:id="29" w:author="Robert Vlasnik" w:date="2026-09-28T12:19:00Z" w16du:dateUtc="2026-09-28T17:19:00Z">
        <w:r w:rsidRPr="00117991">
          <w:rPr>
            <w:rFonts w:ascii="Times New Roman" w:hAnsi="Times New Roman" w:cs="Times New Roman"/>
            <w:b/>
            <w:bCs/>
            <w:color w:val="FF0000"/>
            <w:sz w:val="18"/>
            <w:szCs w:val="18"/>
            <w:u w:val="single"/>
          </w:rPr>
          <w:t>(Agent Note:</w:t>
        </w:r>
      </w:ins>
      <w:moveToRangeStart w:id="30" w:author="Robert Vlasnik" w:date="2026-09-28T12:19:00Z" w:name="move241490411"/>
      <w:moveTo w:id="31" w:author="Robert Vlasnik" w:date="2026-09-28T12:19:00Z" w16du:dateUtc="2026-09-28T17:19:00Z">
        <w:r w:rsidRPr="00AA1441">
          <w:rPr>
            <w:rFonts w:ascii="Times New Roman" w:hAnsi="Times New Roman"/>
            <w:b/>
            <w:color w:val="FF0000"/>
            <w:sz w:val="18"/>
            <w:u w:val="single"/>
          </w:rPr>
          <w:t xml:space="preserve"> Collect this information from the caller, do not read from record. This information is voluntary, and if the caller does not wish to provide, then agent must move forward).</w:t>
        </w:r>
      </w:moveTo>
    </w:p>
    <w:moveToRangeEnd w:id="30"/>
    <w:p w14:paraId="44352293" w14:textId="23F6E62F" w:rsidR="00956BFB" w:rsidRDefault="00956BFB" w:rsidP="00956BFB">
      <w:pPr>
        <w:pStyle w:val="ListParagraph"/>
        <w:numPr>
          <w:ilvl w:val="0"/>
          <w:numId w:val="15"/>
        </w:numPr>
        <w:spacing w:after="0" w:line="276" w:lineRule="auto"/>
        <w:rPr>
          <w:ins w:id="32" w:author="Robert Vlasnik" w:date="2026-09-28T12:19:00Z" w16du:dateUtc="2026-09-28T17:19:00Z"/>
          <w:rFonts w:ascii="Times New Roman" w:hAnsi="Times New Roman" w:cs="Times New Roman"/>
          <w:bCs/>
          <w:i/>
          <w:iCs/>
          <w:sz w:val="24"/>
          <w:szCs w:val="24"/>
        </w:rPr>
      </w:pPr>
      <w:ins w:id="33" w:author="Robert Vlasnik" w:date="2026-09-28T12:19:00Z" w16du:dateUtc="2026-09-28T17:19:00Z">
        <w:r w:rsidRPr="00956BFB">
          <w:rPr>
            <w:rFonts w:ascii="Times New Roman" w:hAnsi="Times New Roman" w:cs="Times New Roman"/>
            <w:bCs/>
            <w:i/>
            <w:iCs/>
            <w:sz w:val="24"/>
            <w:szCs w:val="24"/>
          </w:rPr>
          <w:t>“Are you prepared to review your coverage and potentially enroll into a new 20</w:t>
        </w:r>
        <w:r w:rsidR="007264CA">
          <w:rPr>
            <w:rFonts w:ascii="Times New Roman" w:hAnsi="Times New Roman" w:cs="Times New Roman"/>
            <w:bCs/>
            <w:i/>
            <w:iCs/>
            <w:sz w:val="24"/>
            <w:szCs w:val="24"/>
          </w:rPr>
          <w:t>27</w:t>
        </w:r>
        <w:r w:rsidRPr="00956BFB">
          <w:rPr>
            <w:rFonts w:ascii="Times New Roman" w:hAnsi="Times New Roman" w:cs="Times New Roman"/>
            <w:bCs/>
            <w:i/>
            <w:iCs/>
            <w:sz w:val="24"/>
            <w:szCs w:val="24"/>
          </w:rPr>
          <w:t xml:space="preserve"> health plan, pending it makes sense for you to do so today?”</w:t>
        </w:r>
      </w:ins>
    </w:p>
    <w:p w14:paraId="1CE75159" w14:textId="380F589F" w:rsidR="007E2949" w:rsidRDefault="007E2949" w:rsidP="007E2949">
      <w:pPr>
        <w:pStyle w:val="ListParagraph"/>
        <w:spacing w:after="0" w:line="276" w:lineRule="auto"/>
        <w:rPr>
          <w:ins w:id="34" w:author="Robert Vlasnik" w:date="2026-09-28T12:19:00Z" w16du:dateUtc="2026-09-28T17:19:00Z"/>
          <w:rFonts w:ascii="Times New Roman" w:hAnsi="Times New Roman" w:cs="Times New Roman"/>
          <w:b/>
          <w:sz w:val="24"/>
          <w:szCs w:val="24"/>
          <w:u w:val="single"/>
        </w:rPr>
      </w:pPr>
      <w:ins w:id="35" w:author="Robert Vlasnik" w:date="2026-09-28T12:19:00Z" w16du:dateUtc="2026-09-28T17:19:00Z">
        <w:r w:rsidRPr="007971E2">
          <w:rPr>
            <w:rFonts w:ascii="Times New Roman" w:hAnsi="Times New Roman" w:cs="Times New Roman"/>
            <w:b/>
            <w:sz w:val="24"/>
            <w:szCs w:val="24"/>
          </w:rPr>
          <w:t>(</w:t>
        </w:r>
        <w:r w:rsidRPr="007971E2">
          <w:rPr>
            <w:rFonts w:ascii="Times New Roman" w:hAnsi="Times New Roman" w:cs="Times New Roman"/>
            <w:b/>
            <w:sz w:val="24"/>
            <w:szCs w:val="24"/>
            <w:u w:val="single"/>
          </w:rPr>
          <w:t>Agent to wait for caller to respond)</w:t>
        </w:r>
      </w:ins>
    </w:p>
    <w:p w14:paraId="742B3EEC" w14:textId="77777777" w:rsidR="007264CA" w:rsidRPr="007971E2" w:rsidRDefault="007264CA" w:rsidP="007264CA">
      <w:pPr>
        <w:pStyle w:val="ListParagraph"/>
        <w:numPr>
          <w:ilvl w:val="2"/>
          <w:numId w:val="15"/>
        </w:numPr>
        <w:spacing w:line="276" w:lineRule="auto"/>
        <w:rPr>
          <w:ins w:id="36" w:author="Robert Vlasnik" w:date="2026-09-28T12:19:00Z" w16du:dateUtc="2026-09-28T17:19:00Z"/>
          <w:rFonts w:ascii="Times New Roman" w:hAnsi="Times New Roman" w:cs="Times New Roman"/>
          <w:sz w:val="24"/>
          <w:szCs w:val="24"/>
        </w:rPr>
      </w:pPr>
      <w:ins w:id="37" w:author="Robert Vlasnik" w:date="2026-09-28T12:19:00Z" w16du:dateUtc="2026-09-28T17:19:00Z">
        <w:r w:rsidRPr="007971E2">
          <w:rPr>
            <w:rFonts w:ascii="Times New Roman" w:hAnsi="Times New Roman" w:cs="Times New Roman"/>
            <w:sz w:val="24"/>
            <w:szCs w:val="24"/>
          </w:rPr>
          <w:t xml:space="preserve">If </w:t>
        </w:r>
        <w:proofErr w:type="gramStart"/>
        <w:r w:rsidRPr="007971E2">
          <w:rPr>
            <w:rFonts w:ascii="Times New Roman" w:hAnsi="Times New Roman" w:cs="Times New Roman"/>
            <w:sz w:val="24"/>
            <w:szCs w:val="24"/>
          </w:rPr>
          <w:t>no</w:t>
        </w:r>
        <w:proofErr w:type="gramEnd"/>
        <w:r w:rsidRPr="007971E2">
          <w:rPr>
            <w:rFonts w:ascii="Times New Roman" w:hAnsi="Times New Roman" w:cs="Times New Roman"/>
            <w:sz w:val="24"/>
            <w:szCs w:val="24"/>
          </w:rPr>
          <w:t>, go to</w:t>
        </w:r>
        <w:r>
          <w:rPr>
            <w:rFonts w:ascii="Times New Roman" w:hAnsi="Times New Roman" w:cs="Times New Roman"/>
            <w:sz w:val="24"/>
            <w:szCs w:val="24"/>
          </w:rPr>
          <w:t xml:space="preserve"> </w:t>
        </w:r>
        <w:r w:rsidRPr="0085519B">
          <w:rPr>
            <w:rFonts w:ascii="Times New Roman" w:hAnsi="Times New Roman" w:cs="Times New Roman"/>
            <w:b/>
            <w:sz w:val="24"/>
            <w:szCs w:val="24"/>
          </w:rPr>
          <w:t xml:space="preserve">Section </w:t>
        </w:r>
        <w:proofErr w:type="gramStart"/>
        <w:r>
          <w:rPr>
            <w:rFonts w:ascii="Times New Roman" w:hAnsi="Times New Roman" w:cs="Times New Roman"/>
            <w:b/>
            <w:sz w:val="24"/>
            <w:szCs w:val="24"/>
          </w:rPr>
          <w:t>8</w:t>
        </w:r>
        <w:r w:rsidRPr="0085519B">
          <w:rPr>
            <w:rFonts w:ascii="Times New Roman" w:hAnsi="Times New Roman" w:cs="Times New Roman"/>
            <w:b/>
            <w:sz w:val="24"/>
            <w:szCs w:val="24"/>
          </w:rPr>
          <w:t>: ‘</w:t>
        </w:r>
        <w:proofErr w:type="gramEnd"/>
        <w:r w:rsidRPr="0085519B">
          <w:rPr>
            <w:rFonts w:ascii="Times New Roman" w:hAnsi="Times New Roman" w:cs="Times New Roman"/>
            <w:b/>
            <w:sz w:val="24"/>
            <w:szCs w:val="24"/>
          </w:rPr>
          <w:t>Closing the Call’.</w:t>
        </w:r>
      </w:ins>
    </w:p>
    <w:p w14:paraId="59C7F067" w14:textId="1EDF6288" w:rsidR="00CB7809" w:rsidRPr="007971E2" w:rsidRDefault="00CB7809">
      <w:pPr>
        <w:pStyle w:val="ListParagraph"/>
        <w:numPr>
          <w:ilvl w:val="0"/>
          <w:numId w:val="15"/>
        </w:numPr>
        <w:spacing w:after="0" w:line="276" w:lineRule="auto"/>
        <w:rPr>
          <w:moveTo w:id="38" w:author="Robert Vlasnik" w:date="2026-09-28T12:19:00Z" w16du:dateUtc="2026-09-28T17:19:00Z"/>
          <w:rFonts w:ascii="Times New Roman" w:hAnsi="Times New Roman" w:cs="Times New Roman"/>
          <w:sz w:val="24"/>
          <w:szCs w:val="24"/>
        </w:rPr>
        <w:pPrChange w:id="39" w:author="Robert Vlasnik" w:date="2026-09-28T12:19:00Z" w16du:dateUtc="2026-09-28T17:19:00Z">
          <w:pPr>
            <w:pStyle w:val="ListParagraph"/>
            <w:numPr>
              <w:numId w:val="2"/>
            </w:numPr>
            <w:spacing w:line="276" w:lineRule="auto"/>
            <w:ind w:hanging="360"/>
          </w:pPr>
        </w:pPrChange>
      </w:pPr>
      <w:ins w:id="40" w:author="Robert Vlasnik" w:date="2026-09-28T12:19:00Z" w16du:dateUtc="2026-09-28T17:19:00Z">
        <w:r w:rsidRPr="007971E2">
          <w:rPr>
            <w:rFonts w:ascii="Times New Roman" w:hAnsi="Times New Roman" w:cs="Times New Roman"/>
            <w:sz w:val="24"/>
            <w:szCs w:val="24"/>
          </w:rPr>
          <w:t>“</w:t>
        </w:r>
        <w:r w:rsidRPr="007971E2">
          <w:rPr>
            <w:rFonts w:ascii="Times New Roman" w:hAnsi="Times New Roman" w:cs="Times New Roman"/>
            <w:i/>
            <w:sz w:val="24"/>
            <w:szCs w:val="24"/>
          </w:rPr>
          <w:t>To make sure we have the accurate information,</w:t>
        </w:r>
        <w:r w:rsidRPr="00CB7809">
          <w:rPr>
            <w:rFonts w:ascii="Times New Roman" w:hAnsi="Times New Roman" w:cs="Times New Roman"/>
            <w:i/>
            <w:sz w:val="24"/>
            <w:szCs w:val="24"/>
          </w:rPr>
          <w:t xml:space="preserve"> </w:t>
        </w:r>
        <w:r w:rsidRPr="009D0626">
          <w:rPr>
            <w:rFonts w:ascii="Times New Roman" w:hAnsi="Times New Roman" w:cs="Times New Roman"/>
            <w:i/>
            <w:sz w:val="24"/>
            <w:szCs w:val="24"/>
          </w:rPr>
          <w:t>“May I have your</w:t>
        </w:r>
        <w:r w:rsidR="003E1CCF">
          <w:rPr>
            <w:rFonts w:ascii="Times New Roman" w:hAnsi="Times New Roman" w:cs="Times New Roman"/>
            <w:i/>
            <w:sz w:val="24"/>
            <w:szCs w:val="24"/>
          </w:rPr>
          <w:t xml:space="preserve"> </w:t>
        </w:r>
        <w:r w:rsidR="008675DF">
          <w:rPr>
            <w:rFonts w:ascii="Times New Roman" w:hAnsi="Times New Roman" w:cs="Times New Roman"/>
            <w:i/>
            <w:sz w:val="24"/>
            <w:szCs w:val="24"/>
          </w:rPr>
          <w:t>Phone Number, in case we get disconnected</w:t>
        </w:r>
      </w:ins>
      <w:moveToRangeStart w:id="41" w:author="Robert Vlasnik" w:date="2026-09-28T12:19:00Z" w:name="move241490412"/>
      <w:moveTo w:id="42" w:author="Robert Vlasnik" w:date="2026-09-28T12:19:00Z" w16du:dateUtc="2026-09-28T17:19:00Z">
        <w:r w:rsidRPr="007971E2">
          <w:rPr>
            <w:rFonts w:ascii="Times New Roman" w:hAnsi="Times New Roman" w:cs="Times New Roman"/>
            <w:i/>
            <w:sz w:val="24"/>
            <w:szCs w:val="24"/>
          </w:rPr>
          <w:t>?”</w:t>
        </w:r>
        <w:r w:rsidRPr="007971E2">
          <w:rPr>
            <w:rFonts w:ascii="Times New Roman" w:hAnsi="Times New Roman" w:cs="Times New Roman"/>
            <w:sz w:val="24"/>
            <w:szCs w:val="24"/>
          </w:rPr>
          <w:t xml:space="preserve"> </w:t>
        </w:r>
        <w:r w:rsidR="008675DF" w:rsidRPr="007971E2">
          <w:rPr>
            <w:rFonts w:ascii="Times New Roman" w:hAnsi="Times New Roman" w:cs="Times New Roman"/>
            <w:b/>
            <w:sz w:val="24"/>
            <w:szCs w:val="24"/>
          </w:rPr>
          <w:t>(Permission is for one time use only)</w:t>
        </w:r>
      </w:moveTo>
    </w:p>
    <w:moveToRangeEnd w:id="41"/>
    <w:p w14:paraId="35C87733" w14:textId="4D3884F0" w:rsidR="00B416E5" w:rsidRPr="00F05E69" w:rsidRDefault="00B416E5" w:rsidP="00297AFD">
      <w:pPr>
        <w:pStyle w:val="ListParagraph"/>
        <w:numPr>
          <w:ilvl w:val="0"/>
          <w:numId w:val="15"/>
        </w:numPr>
        <w:rPr>
          <w:rFonts w:ascii="Times New Roman" w:hAnsi="Times New Roman" w:cs="Times New Roman"/>
          <w:i/>
          <w:color w:val="000000" w:themeColor="text1"/>
          <w:sz w:val="24"/>
          <w:szCs w:val="24"/>
        </w:rPr>
      </w:pPr>
      <w:r w:rsidRPr="00F05E69">
        <w:rPr>
          <w:rFonts w:ascii="Times New Roman" w:hAnsi="Times New Roman" w:cs="Times New Roman"/>
          <w:color w:val="000000" w:themeColor="text1"/>
          <w:sz w:val="24"/>
          <w:szCs w:val="24"/>
        </w:rPr>
        <w:t xml:space="preserve">“Please know our call will be recorded for quality and training purposes; is it ok if I continue?” (Agent Note: If beneficiary objects, end the call using the “Close Call” scripting in Section </w:t>
      </w:r>
      <w:del w:id="43" w:author="Robert Vlasnik" w:date="2026-09-28T12:19:00Z" w16du:dateUtc="2026-09-28T17:19:00Z">
        <w:r w:rsidRPr="00F05E69">
          <w:rPr>
            <w:rFonts w:ascii="Times New Roman" w:hAnsi="Times New Roman" w:cs="Times New Roman"/>
            <w:color w:val="000000" w:themeColor="text1"/>
            <w:sz w:val="24"/>
            <w:szCs w:val="24"/>
          </w:rPr>
          <w:delText>9</w:delText>
        </w:r>
      </w:del>
      <w:ins w:id="44" w:author="Robert Vlasnik" w:date="2026-09-28T12:19:00Z" w16du:dateUtc="2026-09-28T17:19:00Z">
        <w:r w:rsidR="00F509F2">
          <w:rPr>
            <w:rFonts w:ascii="Times New Roman" w:hAnsi="Times New Roman" w:cs="Times New Roman"/>
            <w:color w:val="000000" w:themeColor="text1"/>
            <w:sz w:val="24"/>
            <w:szCs w:val="24"/>
          </w:rPr>
          <w:t>8</w:t>
        </w:r>
      </w:ins>
      <w:r w:rsidRPr="00F05E69">
        <w:rPr>
          <w:rFonts w:ascii="Times New Roman" w:hAnsi="Times New Roman" w:cs="Times New Roman"/>
          <w:color w:val="000000" w:themeColor="text1"/>
          <w:sz w:val="24"/>
          <w:szCs w:val="24"/>
        </w:rPr>
        <w:t xml:space="preserve"> of this document).</w:t>
      </w:r>
    </w:p>
    <w:p w14:paraId="6CF41256" w14:textId="77777777" w:rsidR="00B416E5" w:rsidRPr="007971E2" w:rsidRDefault="00B416E5" w:rsidP="007971E2">
      <w:pPr>
        <w:pStyle w:val="ListParagraph"/>
        <w:spacing w:line="276" w:lineRule="auto"/>
        <w:rPr>
          <w:rFonts w:ascii="Times New Roman" w:hAnsi="Times New Roman" w:cs="Times New Roman"/>
          <w:b/>
          <w:sz w:val="24"/>
          <w:szCs w:val="24"/>
          <w:u w:val="single"/>
        </w:rPr>
      </w:pPr>
    </w:p>
    <w:bookmarkEnd w:id="26"/>
    <w:p w14:paraId="3478F3CE" w14:textId="77777777" w:rsidR="003C6B7D" w:rsidRPr="007971E2" w:rsidRDefault="003C6B7D">
      <w:pPr>
        <w:pStyle w:val="ListParagraph"/>
        <w:numPr>
          <w:ilvl w:val="0"/>
          <w:numId w:val="15"/>
        </w:numPr>
        <w:spacing w:after="0" w:line="276" w:lineRule="auto"/>
        <w:rPr>
          <w:rFonts w:ascii="Times New Roman" w:hAnsi="Times New Roman" w:cs="Times New Roman"/>
          <w:i/>
          <w:sz w:val="24"/>
          <w:szCs w:val="24"/>
        </w:rPr>
        <w:pPrChange w:id="45" w:author="Robert Vlasnik" w:date="2026-09-28T12:19:00Z" w16du:dateUtc="2026-09-28T17:19:00Z">
          <w:pPr>
            <w:pStyle w:val="ListParagraph"/>
            <w:numPr>
              <w:numId w:val="15"/>
            </w:numPr>
            <w:spacing w:line="276" w:lineRule="auto"/>
            <w:ind w:hanging="360"/>
          </w:pPr>
        </w:pPrChange>
      </w:pPr>
      <w:r w:rsidRPr="007971E2">
        <w:rPr>
          <w:rFonts w:ascii="Times New Roman" w:hAnsi="Times New Roman" w:cs="Times New Roman"/>
          <w:i/>
          <w:sz w:val="24"/>
          <w:szCs w:val="24"/>
        </w:rPr>
        <w:t xml:space="preserve">“How may I help you today?” </w:t>
      </w:r>
      <w:r w:rsidRPr="007971E2">
        <w:rPr>
          <w:rFonts w:ascii="Times New Roman" w:hAnsi="Times New Roman" w:cs="Times New Roman"/>
          <w:b/>
          <w:sz w:val="24"/>
          <w:szCs w:val="24"/>
          <w:u w:val="single"/>
        </w:rPr>
        <w:t>(Agent to acknowledge the inquiry if the caller would like to learn about Medicare plan options and your willingness to assist by stating):</w:t>
      </w:r>
      <w:r w:rsidRPr="007971E2">
        <w:rPr>
          <w:rFonts w:ascii="Times New Roman" w:hAnsi="Times New Roman" w:cs="Times New Roman"/>
          <w:sz w:val="24"/>
          <w:szCs w:val="24"/>
        </w:rPr>
        <w:t xml:space="preserve"> </w:t>
      </w:r>
      <w:r w:rsidRPr="007971E2">
        <w:rPr>
          <w:rFonts w:ascii="Times New Roman" w:hAnsi="Times New Roman" w:cs="Times New Roman"/>
          <w:i/>
          <w:sz w:val="24"/>
          <w:szCs w:val="24"/>
        </w:rPr>
        <w:t>“I’ll be happy to help you with that</w:t>
      </w:r>
      <w:bookmarkStart w:id="46" w:name="_Hlk137196743"/>
      <w:r w:rsidRPr="007971E2">
        <w:rPr>
          <w:rFonts w:ascii="Times New Roman" w:hAnsi="Times New Roman" w:cs="Times New Roman"/>
          <w:i/>
          <w:sz w:val="24"/>
          <w:szCs w:val="24"/>
        </w:rPr>
        <w:t xml:space="preserve">. </w:t>
      </w:r>
      <w:proofErr w:type="gramStart"/>
      <w:r w:rsidRPr="007971E2">
        <w:rPr>
          <w:rFonts w:ascii="Times New Roman" w:hAnsi="Times New Roman" w:cs="Times New Roman"/>
          <w:i/>
          <w:sz w:val="24"/>
          <w:szCs w:val="24"/>
        </w:rPr>
        <w:t>In order to</w:t>
      </w:r>
      <w:proofErr w:type="gramEnd"/>
      <w:r w:rsidRPr="007971E2">
        <w:rPr>
          <w:rFonts w:ascii="Times New Roman" w:hAnsi="Times New Roman" w:cs="Times New Roman"/>
          <w:i/>
          <w:sz w:val="24"/>
          <w:szCs w:val="24"/>
        </w:rPr>
        <w:t xml:space="preserve"> provide you information about the plans available in your area, may I have your zip code, county and state?”</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u w:val="single"/>
        </w:rPr>
        <w:t>(</w:t>
      </w:r>
      <w:proofErr w:type="gramStart"/>
      <w:r w:rsidRPr="007971E2">
        <w:rPr>
          <w:rFonts w:ascii="Times New Roman" w:hAnsi="Times New Roman" w:cs="Times New Roman"/>
          <w:b/>
          <w:sz w:val="24"/>
          <w:szCs w:val="24"/>
          <w:u w:val="single"/>
        </w:rPr>
        <w:t>Agent</w:t>
      </w:r>
      <w:proofErr w:type="gramEnd"/>
      <w:r w:rsidRPr="007971E2">
        <w:rPr>
          <w:rFonts w:ascii="Times New Roman" w:hAnsi="Times New Roman" w:cs="Times New Roman"/>
          <w:b/>
          <w:sz w:val="24"/>
          <w:szCs w:val="24"/>
          <w:u w:val="single"/>
        </w:rPr>
        <w:t xml:space="preserve"> must obtain this information to view plans in the area)</w:t>
      </w:r>
      <w:r w:rsidRPr="007971E2">
        <w:rPr>
          <w:rFonts w:ascii="Times New Roman" w:hAnsi="Times New Roman" w:cs="Times New Roman"/>
          <w:i/>
          <w:sz w:val="24"/>
          <w:szCs w:val="24"/>
          <w:u w:val="single"/>
        </w:rPr>
        <w:t xml:space="preserve">  </w:t>
      </w:r>
      <w:bookmarkEnd w:id="46"/>
    </w:p>
    <w:p w14:paraId="1F2DE7C6" w14:textId="77777777" w:rsidR="003C6B7D" w:rsidRPr="007971E2" w:rsidRDefault="003C6B7D">
      <w:pPr>
        <w:pStyle w:val="ListParagraph"/>
        <w:numPr>
          <w:ilvl w:val="0"/>
          <w:numId w:val="15"/>
        </w:numPr>
        <w:spacing w:after="0" w:line="276" w:lineRule="auto"/>
        <w:rPr>
          <w:rFonts w:ascii="Times New Roman" w:hAnsi="Times New Roman" w:cs="Times New Roman"/>
          <w:i/>
          <w:sz w:val="24"/>
          <w:szCs w:val="24"/>
        </w:rPr>
        <w:pPrChange w:id="47" w:author="Robert Vlasnik" w:date="2026-09-28T12:19:00Z" w16du:dateUtc="2026-09-28T17:19:00Z">
          <w:pPr>
            <w:pStyle w:val="ListParagraph"/>
            <w:numPr>
              <w:numId w:val="15"/>
            </w:numPr>
            <w:spacing w:line="276" w:lineRule="auto"/>
            <w:ind w:hanging="360"/>
          </w:pPr>
        </w:pPrChange>
      </w:pPr>
      <w:r w:rsidRPr="007971E2">
        <w:rPr>
          <w:rFonts w:ascii="Times New Roman" w:hAnsi="Times New Roman" w:cs="Times New Roman"/>
          <w:sz w:val="24"/>
          <w:szCs w:val="24"/>
        </w:rPr>
        <w:t xml:space="preserve">Probe further to determine if the call is a sales call. </w:t>
      </w:r>
    </w:p>
    <w:p w14:paraId="743FD6BE" w14:textId="4FAC01E1" w:rsidR="00117991" w:rsidRPr="00117991" w:rsidRDefault="00C95C31" w:rsidP="00117991">
      <w:pPr>
        <w:spacing w:after="0" w:line="276" w:lineRule="auto"/>
        <w:ind w:left="1080"/>
        <w:rPr>
          <w:ins w:id="48" w:author="Robert Vlasnik" w:date="2026-09-28T12:19:00Z" w16du:dateUtc="2026-09-28T17:19:00Z"/>
          <w:rFonts w:ascii="Times New Roman" w:hAnsi="Times New Roman" w:cs="Times New Roman"/>
          <w:b/>
          <w:sz w:val="24"/>
          <w:szCs w:val="24"/>
        </w:rPr>
      </w:pPr>
      <w:r w:rsidRPr="00117991">
        <w:rPr>
          <w:rFonts w:ascii="Times New Roman" w:hAnsi="Times New Roman" w:cs="Times New Roman"/>
          <w:b/>
          <w:sz w:val="24"/>
          <w:szCs w:val="24"/>
        </w:rPr>
        <w:t>If Sales call move to Section 1.3 Introduction: TPMO disclaimer.</w:t>
      </w:r>
      <w:r w:rsidR="00785438" w:rsidRPr="00117991">
        <w:rPr>
          <w:rFonts w:ascii="Times New Roman" w:hAnsi="Times New Roman" w:cs="Times New Roman"/>
          <w:b/>
          <w:sz w:val="24"/>
          <w:szCs w:val="24"/>
        </w:rPr>
        <w:t xml:space="preserve"> </w:t>
      </w:r>
    </w:p>
    <w:p w14:paraId="3F216AC6" w14:textId="0C35EF5D" w:rsidR="00C95C31" w:rsidRPr="00117991" w:rsidRDefault="00117991">
      <w:pPr>
        <w:spacing w:after="0" w:line="276" w:lineRule="auto"/>
        <w:rPr>
          <w:rFonts w:ascii="Times New Roman" w:hAnsi="Times New Roman" w:cs="Times New Roman"/>
          <w:b/>
          <w:sz w:val="24"/>
          <w:szCs w:val="24"/>
        </w:rPr>
        <w:pPrChange w:id="49" w:author="Robert Vlasnik" w:date="2026-09-28T12:19:00Z" w16du:dateUtc="2026-09-28T17:19:00Z">
          <w:pPr>
            <w:pStyle w:val="ListParagraph"/>
            <w:numPr>
              <w:ilvl w:val="1"/>
              <w:numId w:val="15"/>
            </w:numPr>
            <w:spacing w:line="276" w:lineRule="auto"/>
            <w:ind w:left="1440" w:hanging="360"/>
          </w:pPr>
        </w:pPrChange>
      </w:pPr>
      <w:r w:rsidRPr="00AA1441">
        <w:rPr>
          <w:rFonts w:ascii="Times New Roman" w:hAnsi="Times New Roman"/>
          <w:b/>
          <w:color w:val="FF0000"/>
          <w:sz w:val="18"/>
        </w:rPr>
        <w:t>(A</w:t>
      </w:r>
      <w:r w:rsidR="00111138" w:rsidRPr="00AA1441">
        <w:rPr>
          <w:rFonts w:ascii="Times New Roman" w:hAnsi="Times New Roman"/>
          <w:b/>
          <w:color w:val="FF0000"/>
          <w:sz w:val="18"/>
        </w:rPr>
        <w:t xml:space="preserve">gent note: </w:t>
      </w:r>
      <w:del w:id="50" w:author="Robert Vlasnik" w:date="2026-09-28T12:19:00Z" w16du:dateUtc="2026-09-28T17:19:00Z">
        <w:r w:rsidR="00785438" w:rsidRPr="009A2C30">
          <w:rPr>
            <w:rFonts w:ascii="Times New Roman" w:hAnsi="Times New Roman" w:cs="Times New Roman"/>
            <w:b/>
            <w:color w:val="FF0000"/>
            <w:sz w:val="24"/>
            <w:szCs w:val="24"/>
          </w:rPr>
          <w:delText>A</w:delText>
        </w:r>
      </w:del>
      <w:ins w:id="51" w:author="Robert Vlasnik" w:date="2026-09-28T12:19:00Z" w16du:dateUtc="2026-09-28T17:19:00Z">
        <w:r w:rsidRPr="00117991">
          <w:rPr>
            <w:rFonts w:ascii="Times New Roman" w:hAnsi="Times New Roman" w:cs="Times New Roman"/>
            <w:b/>
            <w:bCs/>
            <w:color w:val="FF0000"/>
            <w:sz w:val="18"/>
            <w:szCs w:val="18"/>
          </w:rPr>
          <w:t>a</w:t>
        </w:r>
      </w:ins>
      <w:r w:rsidRPr="00AA1441">
        <w:rPr>
          <w:rFonts w:ascii="Times New Roman" w:hAnsi="Times New Roman"/>
          <w:b/>
          <w:color w:val="FF0000"/>
          <w:sz w:val="18"/>
        </w:rPr>
        <w:t xml:space="preserve"> </w:t>
      </w:r>
      <w:r w:rsidR="00111138" w:rsidRPr="00AA1441">
        <w:rPr>
          <w:rFonts w:ascii="Times New Roman" w:hAnsi="Times New Roman"/>
          <w:b/>
          <w:color w:val="FF0000"/>
          <w:sz w:val="18"/>
        </w:rPr>
        <w:t xml:space="preserve">Scope of appointment will need to be collected for an inbound call. This is addressed in Section 3: Scope of Appointment) </w:t>
      </w:r>
      <w:r w:rsidR="007273ED" w:rsidRPr="00AA1441">
        <w:rPr>
          <w:rFonts w:ascii="Times New Roman" w:hAnsi="Times New Roman"/>
          <w:b/>
          <w:color w:val="FF0000"/>
          <w:sz w:val="18"/>
        </w:rPr>
        <w:t xml:space="preserve"> </w:t>
      </w:r>
    </w:p>
    <w:p w14:paraId="000A1197" w14:textId="77777777" w:rsidR="001345FF" w:rsidRPr="007971E2" w:rsidRDefault="001345FF" w:rsidP="001345FF">
      <w:pPr>
        <w:pStyle w:val="ListParagraph"/>
        <w:spacing w:line="276" w:lineRule="auto"/>
        <w:ind w:left="1440"/>
        <w:rPr>
          <w:del w:id="52" w:author="Robert Vlasnik" w:date="2026-09-28T12:19:00Z" w16du:dateUtc="2026-09-28T17:19:00Z"/>
          <w:rFonts w:ascii="Times New Roman" w:hAnsi="Times New Roman" w:cs="Times New Roman"/>
          <w:sz w:val="24"/>
          <w:szCs w:val="24"/>
        </w:rPr>
      </w:pPr>
    </w:p>
    <w:p w14:paraId="1D51714D" w14:textId="735B9DB7" w:rsidR="003C6B7D" w:rsidRPr="007971E2" w:rsidRDefault="003C6B7D">
      <w:pPr>
        <w:pStyle w:val="ListParagraph"/>
        <w:numPr>
          <w:ilvl w:val="1"/>
          <w:numId w:val="15"/>
        </w:numPr>
        <w:spacing w:after="0" w:line="276" w:lineRule="auto"/>
        <w:rPr>
          <w:rFonts w:ascii="Times New Roman" w:hAnsi="Times New Roman" w:cs="Times New Roman"/>
          <w:sz w:val="24"/>
          <w:szCs w:val="24"/>
        </w:rPr>
        <w:pPrChange w:id="53" w:author="Robert Vlasnik" w:date="2026-09-28T12:19:00Z" w16du:dateUtc="2026-09-28T17:19:00Z">
          <w:pPr>
            <w:pStyle w:val="ListParagraph"/>
            <w:numPr>
              <w:ilvl w:val="1"/>
              <w:numId w:val="15"/>
            </w:numPr>
            <w:spacing w:line="276" w:lineRule="auto"/>
            <w:ind w:left="1440" w:hanging="360"/>
          </w:pPr>
        </w:pPrChange>
      </w:pPr>
      <w:r w:rsidRPr="007971E2">
        <w:rPr>
          <w:rFonts w:ascii="Times New Roman" w:hAnsi="Times New Roman" w:cs="Times New Roman"/>
          <w:b/>
          <w:sz w:val="24"/>
          <w:szCs w:val="24"/>
        </w:rPr>
        <w:t>If not a sales call (claims, billing, et</w:t>
      </w:r>
      <w:r w:rsidRPr="00AB2757">
        <w:rPr>
          <w:rFonts w:ascii="Times New Roman" w:hAnsi="Times New Roman" w:cs="Times New Roman"/>
          <w:b/>
          <w:sz w:val="24"/>
          <w:szCs w:val="24"/>
        </w:rPr>
        <w:t>c.),</w:t>
      </w:r>
      <w:del w:id="54" w:author="Robert Vlasnik" w:date="2026-09-28T12:19:00Z" w16du:dateUtc="2026-09-28T17:19:00Z">
        <w:r w:rsidRPr="007971E2">
          <w:rPr>
            <w:rFonts w:ascii="Times New Roman" w:hAnsi="Times New Roman" w:cs="Times New Roman"/>
            <w:b/>
            <w:sz w:val="24"/>
            <w:szCs w:val="24"/>
          </w:rPr>
          <w:delText xml:space="preserve"> do not continue to probe for sales opportunity, but</w:delText>
        </w:r>
      </w:del>
      <w:r w:rsidRPr="007971E2">
        <w:rPr>
          <w:rFonts w:ascii="Times New Roman" w:hAnsi="Times New Roman" w:cs="Times New Roman"/>
          <w:b/>
          <w:sz w:val="24"/>
          <w:szCs w:val="24"/>
        </w:rPr>
        <w:t xml:space="preserve"> connect them with the appropriate area stating the following</w:t>
      </w:r>
      <w:proofErr w:type="gramStart"/>
      <w:r w:rsidRPr="007971E2">
        <w:rPr>
          <w:rFonts w:ascii="Times New Roman" w:hAnsi="Times New Roman" w:cs="Times New Roman"/>
          <w:b/>
          <w:sz w:val="24"/>
          <w:szCs w:val="24"/>
        </w:rPr>
        <w:t>:</w:t>
      </w:r>
      <w:r w:rsidRPr="007971E2">
        <w:rPr>
          <w:rFonts w:ascii="Times New Roman" w:hAnsi="Times New Roman" w:cs="Times New Roman"/>
          <w:sz w:val="24"/>
          <w:szCs w:val="24"/>
        </w:rPr>
        <w:t xml:space="preserve"> </w:t>
      </w:r>
      <w:r w:rsidR="00152645" w:rsidRPr="007971E2">
        <w:rPr>
          <w:rFonts w:ascii="Times New Roman" w:hAnsi="Times New Roman" w:cs="Times New Roman"/>
          <w:sz w:val="24"/>
          <w:szCs w:val="24"/>
        </w:rPr>
        <w:t>[</w:t>
      </w:r>
      <w:r w:rsidRPr="007971E2">
        <w:rPr>
          <w:rFonts w:ascii="Times New Roman" w:hAnsi="Times New Roman" w:cs="Times New Roman"/>
          <w:i/>
          <w:sz w:val="24"/>
          <w:szCs w:val="24"/>
        </w:rPr>
        <w:t>“</w:t>
      </w:r>
      <w:proofErr w:type="gramEnd"/>
      <w:r w:rsidRPr="007971E2">
        <w:rPr>
          <w:rFonts w:ascii="Times New Roman" w:hAnsi="Times New Roman" w:cs="Times New Roman"/>
          <w:i/>
          <w:sz w:val="24"/>
          <w:szCs w:val="24"/>
        </w:rPr>
        <w:t>I’m sorry but you’ve reached the sales department. Let me transfer you to [Dept.] where they can help you.”</w:t>
      </w:r>
      <w:r w:rsidR="00152645" w:rsidRPr="007971E2">
        <w:rPr>
          <w:rFonts w:ascii="Times New Roman" w:hAnsi="Times New Roman" w:cs="Times New Roman"/>
          <w:i/>
          <w:sz w:val="24"/>
          <w:szCs w:val="24"/>
        </w:rPr>
        <w:t>]</w:t>
      </w:r>
    </w:p>
    <w:p w14:paraId="5874473A" w14:textId="77777777" w:rsidR="005051A1" w:rsidRPr="007971E2" w:rsidRDefault="00C95C31" w:rsidP="005051A1">
      <w:pPr>
        <w:pStyle w:val="Heading1"/>
        <w:rPr>
          <w:rFonts w:ascii="Times New Roman" w:hAnsi="Times New Roman" w:cs="Times New Roman"/>
          <w:sz w:val="24"/>
          <w:szCs w:val="24"/>
        </w:rPr>
      </w:pPr>
      <w:r w:rsidRPr="007971E2">
        <w:rPr>
          <w:rFonts w:ascii="Times New Roman" w:hAnsi="Times New Roman" w:cs="Times New Roman"/>
          <w:sz w:val="24"/>
          <w:szCs w:val="24"/>
        </w:rPr>
        <w:t>1.2 Introduction:</w:t>
      </w:r>
      <w:r w:rsidR="005051A1" w:rsidRPr="007971E2">
        <w:rPr>
          <w:rFonts w:ascii="Times New Roman" w:hAnsi="Times New Roman" w:cs="Times New Roman"/>
          <w:sz w:val="24"/>
          <w:szCs w:val="24"/>
        </w:rPr>
        <w:t xml:space="preserve"> Outbound Calls </w:t>
      </w:r>
    </w:p>
    <w:p w14:paraId="7FDD62A5" w14:textId="790E00EC" w:rsidR="003C6B7D" w:rsidRPr="007971E2" w:rsidRDefault="003C6B7D" w:rsidP="003C6B7D">
      <w:pPr>
        <w:rPr>
          <w:rFonts w:ascii="Times New Roman" w:hAnsi="Times New Roman" w:cs="Times New Roman"/>
          <w:b/>
          <w:sz w:val="24"/>
          <w:szCs w:val="24"/>
          <w:u w:val="single"/>
        </w:rPr>
      </w:pPr>
      <w:r w:rsidRPr="007971E2">
        <w:rPr>
          <w:rFonts w:ascii="Times New Roman" w:hAnsi="Times New Roman" w:cs="Times New Roman"/>
          <w:b/>
          <w:sz w:val="24"/>
          <w:szCs w:val="24"/>
        </w:rPr>
        <w:t>(For use when making outbound calls only to those who have responded to a lead - either online or via a BRC – requesting and providing permission for a call about Medicare plans.</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rPr>
        <w:t xml:space="preserve">For outbound calls, the Agent must have a valid PTC or BRC already completed by the </w:t>
      </w:r>
      <w:r w:rsidRPr="007971E2">
        <w:rPr>
          <w:rFonts w:ascii="Times New Roman" w:hAnsi="Times New Roman" w:cs="Times New Roman"/>
          <w:b/>
          <w:sz w:val="24"/>
          <w:szCs w:val="24"/>
        </w:rPr>
        <w:lastRenderedPageBreak/>
        <w:t>beneficiary</w:t>
      </w:r>
      <w:del w:id="55" w:author="Robert Vlasnik" w:date="2026-09-28T12:19:00Z" w16du:dateUtc="2026-09-28T17:19:00Z">
        <w:r w:rsidRPr="007971E2">
          <w:rPr>
            <w:rFonts w:ascii="Times New Roman" w:hAnsi="Times New Roman" w:cs="Times New Roman"/>
            <w:b/>
            <w:sz w:val="24"/>
            <w:szCs w:val="24"/>
          </w:rPr>
          <w:delText>, as well as a completed SOA, dated at least 48 hours prior to the outbound call/appointment.)</w:delText>
        </w:r>
      </w:del>
      <w:ins w:id="56" w:author="Robert Vlasnik" w:date="2026-09-28T12:19:00Z" w16du:dateUtc="2026-09-28T17:19:00Z">
        <w:r w:rsidR="00CD4120">
          <w:rPr>
            <w:rFonts w:ascii="Times New Roman" w:hAnsi="Times New Roman" w:cs="Times New Roman"/>
            <w:b/>
            <w:sz w:val="24"/>
            <w:szCs w:val="24"/>
          </w:rPr>
          <w:t xml:space="preserve">. </w:t>
        </w:r>
      </w:ins>
      <w:r w:rsidRPr="007971E2">
        <w:rPr>
          <w:rFonts w:ascii="Times New Roman" w:hAnsi="Times New Roman" w:cs="Times New Roman"/>
          <w:b/>
          <w:sz w:val="24"/>
          <w:szCs w:val="24"/>
        </w:rPr>
        <w:t xml:space="preserve"> </w:t>
      </w:r>
    </w:p>
    <w:p w14:paraId="6B1E4754" w14:textId="02804013" w:rsidR="009D3021" w:rsidRPr="007971E2" w:rsidRDefault="009D3021" w:rsidP="009D3021">
      <w:pPr>
        <w:pStyle w:val="ListParagraph"/>
        <w:numPr>
          <w:ilvl w:val="0"/>
          <w:numId w:val="4"/>
        </w:numPr>
        <w:rPr>
          <w:rFonts w:ascii="Times New Roman" w:hAnsi="Times New Roman" w:cs="Times New Roman"/>
          <w:bCs/>
          <w:i/>
          <w:iCs/>
          <w:sz w:val="24"/>
          <w:szCs w:val="24"/>
        </w:rPr>
      </w:pPr>
      <w:r w:rsidRPr="007971E2">
        <w:rPr>
          <w:rFonts w:ascii="Times New Roman" w:hAnsi="Times New Roman" w:cs="Times New Roman"/>
          <w:bCs/>
          <w:i/>
          <w:iCs/>
          <w:sz w:val="24"/>
          <w:szCs w:val="24"/>
        </w:rPr>
        <w:t xml:space="preserve">“Hi, may I please speak with </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First Name</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 “</w:t>
      </w:r>
      <w:r w:rsidRPr="007971E2">
        <w:rPr>
          <w:rFonts w:ascii="Times New Roman" w:hAnsi="Times New Roman" w:cs="Times New Roman"/>
          <w:bCs/>
          <w:sz w:val="24"/>
          <w:szCs w:val="24"/>
        </w:rPr>
        <w:t xml:space="preserve">(If beneficiary is not available, advise you will call back) </w:t>
      </w:r>
    </w:p>
    <w:p w14:paraId="03A3573B" w14:textId="3E29B18F" w:rsidR="009D3021" w:rsidRDefault="009D3021" w:rsidP="009D3021">
      <w:pPr>
        <w:pStyle w:val="ListParagraph"/>
        <w:numPr>
          <w:ilvl w:val="0"/>
          <w:numId w:val="4"/>
        </w:numPr>
        <w:rPr>
          <w:rFonts w:ascii="Times New Roman" w:hAnsi="Times New Roman" w:cs="Times New Roman"/>
          <w:bCs/>
          <w:i/>
          <w:iCs/>
          <w:sz w:val="24"/>
          <w:szCs w:val="24"/>
        </w:rPr>
      </w:pPr>
      <w:r w:rsidRPr="007971E2">
        <w:rPr>
          <w:rFonts w:ascii="Times New Roman" w:hAnsi="Times New Roman" w:cs="Times New Roman"/>
          <w:bCs/>
          <w:sz w:val="24"/>
          <w:szCs w:val="24"/>
        </w:rPr>
        <w:t>(When beneficiary is on the line)”</w:t>
      </w:r>
      <w:r w:rsidRPr="007971E2">
        <w:rPr>
          <w:rFonts w:ascii="Times New Roman" w:hAnsi="Times New Roman" w:cs="Times New Roman"/>
          <w:bCs/>
          <w:i/>
          <w:iCs/>
          <w:sz w:val="24"/>
          <w:szCs w:val="24"/>
        </w:rPr>
        <w:t xml:space="preserve"> Hello, this is </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Agent First and Last Name Name</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 and I am a Licensed Sales Agent with</w:t>
      </w:r>
      <w:r w:rsidRPr="007971E2">
        <w:rPr>
          <w:rFonts w:ascii="Times New Roman" w:hAnsi="Times New Roman" w:cs="Times New Roman"/>
          <w:bCs/>
          <w:i/>
          <w:iCs/>
          <w:color w:val="FF0000"/>
          <w:sz w:val="24"/>
          <w:szCs w:val="24"/>
        </w:rPr>
        <w:t xml:space="preserve"> </w:t>
      </w:r>
      <w:r w:rsidR="00152645" w:rsidRPr="00AA1441">
        <w:rPr>
          <w:rFonts w:ascii="Times New Roman" w:hAnsi="Times New Roman"/>
          <w:i/>
          <w:sz w:val="24"/>
        </w:rPr>
        <w:t>[</w:t>
      </w:r>
      <w:r w:rsidRPr="007971E2">
        <w:rPr>
          <w:rFonts w:ascii="Times New Roman" w:hAnsi="Times New Roman" w:cs="Times New Roman"/>
          <w:bCs/>
          <w:i/>
          <w:iCs/>
          <w:sz w:val="24"/>
          <w:szCs w:val="24"/>
        </w:rPr>
        <w:t>Agency Name</w:t>
      </w:r>
      <w:r w:rsidR="00152645" w:rsidRPr="007971E2">
        <w:rPr>
          <w:rFonts w:ascii="Times New Roman" w:hAnsi="Times New Roman" w:cs="Times New Roman"/>
          <w:bCs/>
          <w:i/>
          <w:iCs/>
          <w:sz w:val="24"/>
          <w:szCs w:val="24"/>
        </w:rPr>
        <w:t>]</w:t>
      </w:r>
      <w:r w:rsidR="008203B1" w:rsidRPr="007971E2">
        <w:rPr>
          <w:rFonts w:ascii="Times New Roman" w:hAnsi="Times New Roman" w:cs="Times New Roman"/>
          <w:bCs/>
          <w:i/>
          <w:iCs/>
          <w:color w:val="FF0000"/>
          <w:sz w:val="24"/>
          <w:szCs w:val="24"/>
        </w:rPr>
        <w:t xml:space="preserve"> </w:t>
      </w:r>
      <w:r w:rsidR="008203B1" w:rsidRPr="007971E2">
        <w:rPr>
          <w:rFonts w:ascii="Times New Roman" w:hAnsi="Times New Roman" w:cs="Times New Roman"/>
          <w:bCs/>
          <w:i/>
          <w:iCs/>
          <w:color w:val="000000" w:themeColor="text1"/>
          <w:sz w:val="24"/>
          <w:szCs w:val="24"/>
        </w:rPr>
        <w:t>on a recorded line</w:t>
      </w:r>
      <w:r w:rsidRPr="007971E2">
        <w:rPr>
          <w:rFonts w:ascii="Times New Roman" w:hAnsi="Times New Roman" w:cs="Times New Roman"/>
          <w:bCs/>
          <w:i/>
          <w:iCs/>
          <w:sz w:val="24"/>
          <w:szCs w:val="24"/>
        </w:rPr>
        <w:t xml:space="preserve">. I am calling today in response to your request for Medicare plan information </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in your voice mail/through the mail or form on our website</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w:t>
      </w:r>
    </w:p>
    <w:p w14:paraId="608D94C9" w14:textId="5EAD36CD" w:rsidR="00531033" w:rsidRPr="00774322" w:rsidRDefault="00531033" w:rsidP="003E015A">
      <w:pPr>
        <w:pStyle w:val="ListParagraph"/>
        <w:numPr>
          <w:ilvl w:val="0"/>
          <w:numId w:val="4"/>
        </w:numPr>
        <w:rPr>
          <w:ins w:id="57" w:author="Robert Vlasnik" w:date="2026-09-28T12:19:00Z" w16du:dateUtc="2026-09-28T17:19:00Z"/>
          <w:rFonts w:ascii="Times New Roman" w:hAnsi="Times New Roman" w:cs="Times New Roman"/>
          <w:bCs/>
          <w:i/>
          <w:iCs/>
          <w:sz w:val="24"/>
          <w:szCs w:val="24"/>
        </w:rPr>
      </w:pPr>
      <w:ins w:id="58" w:author="Robert Vlasnik" w:date="2026-09-28T12:19:00Z" w16du:dateUtc="2026-09-28T17:19:00Z">
        <w:r w:rsidRPr="00774322">
          <w:rPr>
            <w:rFonts w:ascii="Times New Roman" w:hAnsi="Times New Roman" w:cs="Times New Roman"/>
            <w:i/>
            <w:color w:val="000000" w:themeColor="text1"/>
            <w:sz w:val="24"/>
            <w:szCs w:val="24"/>
          </w:rPr>
          <w:t>“Please know our call will be recorded for quality and training purposes; is it ok if I continue?”</w:t>
        </w:r>
        <w:r w:rsidRPr="00774322">
          <w:rPr>
            <w:rFonts w:ascii="Times New Roman" w:hAnsi="Times New Roman" w:cs="Times New Roman"/>
            <w:color w:val="000000" w:themeColor="text1"/>
            <w:sz w:val="24"/>
            <w:szCs w:val="24"/>
          </w:rPr>
          <w:t xml:space="preserve"> (Agent Note: If beneficiary objects, end the call using the “Close Call” scripting in Section </w:t>
        </w:r>
        <w:r w:rsidR="00F509F2" w:rsidRPr="00774322">
          <w:rPr>
            <w:rFonts w:ascii="Times New Roman" w:hAnsi="Times New Roman" w:cs="Times New Roman"/>
            <w:color w:val="000000" w:themeColor="text1"/>
            <w:sz w:val="24"/>
            <w:szCs w:val="24"/>
          </w:rPr>
          <w:t>8</w:t>
        </w:r>
        <w:r w:rsidRPr="00774322">
          <w:rPr>
            <w:rFonts w:ascii="Times New Roman" w:hAnsi="Times New Roman" w:cs="Times New Roman"/>
            <w:color w:val="000000" w:themeColor="text1"/>
            <w:sz w:val="24"/>
            <w:szCs w:val="24"/>
          </w:rPr>
          <w:t xml:space="preserve"> of this document).</w:t>
        </w:r>
      </w:ins>
    </w:p>
    <w:p w14:paraId="2C5633B3" w14:textId="77777777" w:rsidR="002371DA" w:rsidRPr="007971E2" w:rsidRDefault="009D3021" w:rsidP="002371DA">
      <w:pPr>
        <w:pStyle w:val="ListParagraph"/>
        <w:numPr>
          <w:ilvl w:val="0"/>
          <w:numId w:val="4"/>
        </w:numPr>
        <w:rPr>
          <w:rFonts w:ascii="Times New Roman" w:hAnsi="Times New Roman" w:cs="Times New Roman"/>
          <w:bCs/>
          <w:i/>
          <w:iCs/>
          <w:sz w:val="24"/>
          <w:szCs w:val="24"/>
          <w:u w:val="single"/>
        </w:rPr>
      </w:pPr>
      <w:r w:rsidRPr="007971E2">
        <w:rPr>
          <w:rFonts w:ascii="Times New Roman" w:hAnsi="Times New Roman" w:cs="Times New Roman"/>
          <w:bCs/>
          <w:sz w:val="24"/>
          <w:szCs w:val="24"/>
        </w:rPr>
        <w:t>(If agent does not have beneficiaries zip code</w:t>
      </w:r>
      <w:r w:rsidRPr="007971E2">
        <w:rPr>
          <w:rFonts w:ascii="Times New Roman" w:hAnsi="Times New Roman" w:cs="Times New Roman"/>
          <w:bCs/>
          <w:sz w:val="24"/>
          <w:szCs w:val="24"/>
          <w:u w:val="single"/>
        </w:rPr>
        <w:t>)</w:t>
      </w:r>
      <w:r w:rsidRPr="007971E2">
        <w:rPr>
          <w:rFonts w:ascii="Times New Roman" w:hAnsi="Times New Roman" w:cs="Times New Roman"/>
          <w:i/>
          <w:sz w:val="24"/>
          <w:szCs w:val="24"/>
        </w:rPr>
        <w:t xml:space="preserve"> “In order to provide you information about the plans available in your area, may I have your zip code, county and state?”</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rPr>
        <w:t>(Agent must obtain this information to view plans in the area).</w:t>
      </w:r>
      <w:r w:rsidRPr="007971E2">
        <w:rPr>
          <w:rFonts w:ascii="Times New Roman" w:hAnsi="Times New Roman" w:cs="Times New Roman"/>
          <w:sz w:val="24"/>
          <w:szCs w:val="24"/>
        </w:rPr>
        <w:t xml:space="preserve">  </w:t>
      </w:r>
    </w:p>
    <w:p w14:paraId="020A1586" w14:textId="69ECF650" w:rsidR="00C95C31" w:rsidRPr="007971E2" w:rsidRDefault="00C95C31" w:rsidP="00C95C31">
      <w:pPr>
        <w:pStyle w:val="ListParagraph"/>
        <w:numPr>
          <w:ilvl w:val="1"/>
          <w:numId w:val="4"/>
        </w:numPr>
        <w:rPr>
          <w:rFonts w:ascii="Times New Roman" w:hAnsi="Times New Roman" w:cs="Times New Roman"/>
          <w:b/>
          <w:bCs/>
          <w:i/>
          <w:iCs/>
          <w:sz w:val="24"/>
          <w:szCs w:val="24"/>
          <w:u w:val="single"/>
        </w:rPr>
      </w:pPr>
      <w:r w:rsidRPr="007971E2">
        <w:rPr>
          <w:rFonts w:ascii="Times New Roman" w:hAnsi="Times New Roman" w:cs="Times New Roman"/>
          <w:b/>
          <w:sz w:val="24"/>
          <w:szCs w:val="24"/>
        </w:rPr>
        <w:t xml:space="preserve">After collecting </w:t>
      </w:r>
      <w:r w:rsidR="00C70987" w:rsidRPr="007971E2">
        <w:rPr>
          <w:rFonts w:ascii="Times New Roman" w:hAnsi="Times New Roman" w:cs="Times New Roman"/>
          <w:b/>
          <w:sz w:val="24"/>
          <w:szCs w:val="24"/>
        </w:rPr>
        <w:t>information</w:t>
      </w:r>
      <w:ins w:id="59" w:author="Robert Vlasnik" w:date="2026-09-28T12:19:00Z" w16du:dateUtc="2026-09-28T17:19:00Z">
        <w:r w:rsidR="00C70987" w:rsidRPr="007971E2">
          <w:rPr>
            <w:rFonts w:ascii="Times New Roman" w:hAnsi="Times New Roman" w:cs="Times New Roman"/>
            <w:b/>
            <w:sz w:val="24"/>
            <w:szCs w:val="24"/>
          </w:rPr>
          <w:t>,</w:t>
        </w:r>
      </w:ins>
      <w:r w:rsidRPr="007971E2">
        <w:rPr>
          <w:rFonts w:ascii="Times New Roman" w:hAnsi="Times New Roman" w:cs="Times New Roman"/>
          <w:b/>
          <w:sz w:val="24"/>
          <w:szCs w:val="24"/>
        </w:rPr>
        <w:t xml:space="preserve"> move to </w:t>
      </w:r>
      <w:r w:rsidR="003236F6" w:rsidRPr="007971E2">
        <w:rPr>
          <w:rFonts w:ascii="Times New Roman" w:hAnsi="Times New Roman" w:cs="Times New Roman"/>
          <w:b/>
          <w:i/>
          <w:sz w:val="24"/>
          <w:szCs w:val="24"/>
        </w:rPr>
        <w:t>Section 1.3</w:t>
      </w:r>
      <w:r w:rsidRPr="007971E2">
        <w:rPr>
          <w:rFonts w:ascii="Times New Roman" w:hAnsi="Times New Roman" w:cs="Times New Roman"/>
          <w:b/>
          <w:i/>
          <w:sz w:val="24"/>
          <w:szCs w:val="24"/>
        </w:rPr>
        <w:t>. Introduction: TPMO disclaimer.</w:t>
      </w:r>
    </w:p>
    <w:p w14:paraId="57E871B2" w14:textId="4077FAB9" w:rsidR="00C95C31" w:rsidRDefault="00C95C31" w:rsidP="00C95C31">
      <w:pPr>
        <w:pStyle w:val="Heading1"/>
        <w:rPr>
          <w:rFonts w:ascii="Times New Roman" w:hAnsi="Times New Roman" w:cs="Times New Roman"/>
          <w:sz w:val="24"/>
          <w:szCs w:val="24"/>
        </w:rPr>
      </w:pPr>
      <w:r w:rsidRPr="007971E2">
        <w:rPr>
          <w:rFonts w:ascii="Times New Roman" w:hAnsi="Times New Roman" w:cs="Times New Roman"/>
          <w:sz w:val="24"/>
          <w:szCs w:val="24"/>
        </w:rPr>
        <w:t>1.3 Introduction: TPMO disclaimer</w:t>
      </w:r>
      <w:ins w:id="60" w:author="Robert Vlasnik" w:date="2026-09-28T12:19:00Z" w16du:dateUtc="2026-09-28T17:19:00Z">
        <w:r w:rsidRPr="007971E2">
          <w:rPr>
            <w:rFonts w:ascii="Times New Roman" w:hAnsi="Times New Roman" w:cs="Times New Roman"/>
            <w:sz w:val="24"/>
            <w:szCs w:val="24"/>
          </w:rPr>
          <w:t xml:space="preserve"> </w:t>
        </w:r>
        <w:r w:rsidR="007273ED">
          <w:rPr>
            <w:rFonts w:ascii="Times New Roman" w:hAnsi="Times New Roman" w:cs="Times New Roman"/>
            <w:sz w:val="24"/>
            <w:szCs w:val="24"/>
          </w:rPr>
          <w:t xml:space="preserve">   </w:t>
        </w:r>
      </w:ins>
      <w:r w:rsidR="007273ED">
        <w:rPr>
          <w:rFonts w:ascii="Times New Roman" w:hAnsi="Times New Roman" w:cs="Times New Roman"/>
          <w:sz w:val="24"/>
          <w:szCs w:val="24"/>
        </w:rPr>
        <w:t xml:space="preserve"> </w:t>
      </w:r>
    </w:p>
    <w:p w14:paraId="2CCCB9C2" w14:textId="49C06D23" w:rsidR="00111138" w:rsidRPr="00AA1441" w:rsidRDefault="00111138" w:rsidP="007C43B4">
      <w:pPr>
        <w:rPr>
          <w:b/>
          <w:color w:val="FF0000"/>
          <w:sz w:val="18"/>
        </w:rPr>
      </w:pPr>
      <w:r w:rsidRPr="00AA1441">
        <w:rPr>
          <w:b/>
          <w:color w:val="FF0000"/>
          <w:sz w:val="18"/>
        </w:rPr>
        <w:t xml:space="preserve">(Important Agent Note: Per CMS Final Rule regulations, one of the following revised versions of the TPMO disclaimer must be read verbatim </w:t>
      </w:r>
      <w:del w:id="61" w:author="Robert Vlasnik" w:date="2026-09-28T12:19:00Z" w16du:dateUtc="2026-09-28T17:19:00Z">
        <w:r w:rsidR="002371DA" w:rsidRPr="009A2C30">
          <w:rPr>
            <w:rFonts w:ascii="Times New Roman" w:hAnsi="Times New Roman" w:cs="Times New Roman"/>
            <w:b/>
            <w:color w:val="FF0000"/>
            <w:sz w:val="24"/>
            <w:szCs w:val="24"/>
          </w:rPr>
          <w:delText>with</w:delText>
        </w:r>
        <w:r w:rsidR="00C95C31" w:rsidRPr="009A2C30">
          <w:rPr>
            <w:rFonts w:ascii="Times New Roman" w:hAnsi="Times New Roman" w:cs="Times New Roman"/>
            <w:b/>
            <w:color w:val="FF0000"/>
            <w:sz w:val="24"/>
            <w:szCs w:val="24"/>
          </w:rPr>
          <w:delText>in the first minute of the call</w:delText>
        </w:r>
        <w:r w:rsidR="002371DA" w:rsidRPr="009A2C30">
          <w:rPr>
            <w:rFonts w:ascii="Times New Roman" w:hAnsi="Times New Roman" w:cs="Times New Roman"/>
            <w:b/>
            <w:color w:val="FF0000"/>
            <w:sz w:val="24"/>
            <w:szCs w:val="24"/>
          </w:rPr>
          <w:delText>.</w:delText>
        </w:r>
      </w:del>
      <w:ins w:id="62" w:author="Robert Vlasnik" w:date="2026-09-28T12:19:00Z" w16du:dateUtc="2026-09-28T17:19:00Z">
        <w:r w:rsidR="007520C7">
          <w:rPr>
            <w:b/>
            <w:bCs/>
            <w:color w:val="FF0000"/>
            <w:sz w:val="18"/>
            <w:szCs w:val="18"/>
          </w:rPr>
          <w:t>before plan benefits are discussed</w:t>
        </w:r>
        <w:r w:rsidRPr="00111138">
          <w:rPr>
            <w:b/>
            <w:bCs/>
            <w:color w:val="FF0000"/>
            <w:sz w:val="18"/>
            <w:szCs w:val="18"/>
          </w:rPr>
          <w:t>.</w:t>
        </w:r>
      </w:ins>
      <w:r w:rsidRPr="00AA1441">
        <w:rPr>
          <w:b/>
          <w:color w:val="FF0000"/>
          <w:sz w:val="18"/>
        </w:rPr>
        <w:t xml:space="preserve"> The disclaimer must note the number of organizations and plans/products in the caller’s area; therefore, the agency must have an automated process in place to identify the caller’s </w:t>
      </w:r>
      <w:proofErr w:type="gramStart"/>
      <w:r w:rsidRPr="00AA1441">
        <w:rPr>
          <w:b/>
          <w:color w:val="FF0000"/>
          <w:sz w:val="18"/>
        </w:rPr>
        <w:t>area</w:t>
      </w:r>
      <w:proofErr w:type="gramEnd"/>
      <w:r w:rsidRPr="00AA1441">
        <w:rPr>
          <w:b/>
          <w:color w:val="FF0000"/>
          <w:sz w:val="18"/>
        </w:rPr>
        <w:t xml:space="preserve"> or the agent must ask for zip code prior to reading the versioned/specific disclaimer.)</w:t>
      </w:r>
    </w:p>
    <w:p w14:paraId="4924E3D2" w14:textId="77777777" w:rsidR="002371DA" w:rsidRPr="007971E2" w:rsidRDefault="002371DA" w:rsidP="002371DA">
      <w:pPr>
        <w:pStyle w:val="ListParagraph"/>
        <w:numPr>
          <w:ilvl w:val="0"/>
          <w:numId w:val="5"/>
        </w:numPr>
        <w:spacing w:line="276" w:lineRule="auto"/>
        <w:rPr>
          <w:rFonts w:ascii="Times New Roman" w:hAnsi="Times New Roman" w:cs="Times New Roman"/>
          <w:b/>
          <w:i/>
          <w:sz w:val="24"/>
          <w:szCs w:val="24"/>
        </w:rPr>
      </w:pPr>
      <w:r w:rsidRPr="007971E2">
        <w:rPr>
          <w:rFonts w:ascii="Times New Roman" w:hAnsi="Times New Roman" w:cs="Times New Roman"/>
          <w:b/>
          <w:sz w:val="24"/>
          <w:szCs w:val="24"/>
        </w:rPr>
        <w:t>(</w:t>
      </w:r>
      <w:r w:rsidRPr="007971E2">
        <w:rPr>
          <w:rFonts w:ascii="Times New Roman" w:hAnsi="Times New Roman" w:cs="Times New Roman"/>
          <w:b/>
          <w:iCs/>
          <w:sz w:val="24"/>
          <w:szCs w:val="24"/>
        </w:rPr>
        <w:t>If a TPMO DOES NOT sell for all MA organizations and/or Part D sponsors in the service area the discla</w:t>
      </w:r>
      <w:r w:rsidR="00C95C31" w:rsidRPr="007971E2">
        <w:rPr>
          <w:rFonts w:ascii="Times New Roman" w:hAnsi="Times New Roman" w:cs="Times New Roman"/>
          <w:b/>
          <w:iCs/>
          <w:sz w:val="24"/>
          <w:szCs w:val="24"/>
        </w:rPr>
        <w:t>imer consists of the statement:</w:t>
      </w:r>
    </w:p>
    <w:p w14:paraId="2744B8CC" w14:textId="2B8A5934" w:rsidR="002371DA" w:rsidRPr="007971E2" w:rsidRDefault="002371DA" w:rsidP="002371DA">
      <w:pPr>
        <w:pStyle w:val="ListParagraph"/>
        <w:numPr>
          <w:ilvl w:val="1"/>
          <w:numId w:val="5"/>
        </w:numPr>
        <w:spacing w:line="276" w:lineRule="auto"/>
        <w:rPr>
          <w:rFonts w:ascii="Times New Roman" w:hAnsi="Times New Roman" w:cs="Times New Roman"/>
          <w:i/>
          <w:sz w:val="24"/>
          <w:szCs w:val="24"/>
        </w:rPr>
      </w:pPr>
      <w:r w:rsidRPr="007971E2">
        <w:rPr>
          <w:rFonts w:ascii="Times New Roman" w:hAnsi="Times New Roman" w:cs="Times New Roman"/>
          <w:i/>
          <w:sz w:val="24"/>
          <w:szCs w:val="24"/>
        </w:rPr>
        <w:t>“We do not offer every plan available in your area. Currently we represent [insert number of organizations] organizations which offer [insert number of plans] products in your area. Please contact Medicare.gov, 1-800-MEDICARE,</w:t>
      </w:r>
      <w:del w:id="63" w:author="Robert Vlasnik" w:date="2026-09-28T12:19:00Z" w16du:dateUtc="2026-09-28T17:19:00Z">
        <w:r w:rsidRPr="007971E2">
          <w:rPr>
            <w:rFonts w:ascii="Times New Roman" w:hAnsi="Times New Roman" w:cs="Times New Roman"/>
            <w:i/>
            <w:sz w:val="24"/>
            <w:szCs w:val="24"/>
          </w:rPr>
          <w:delText xml:space="preserve"> or your local State Health Insurance Program (SHIP)</w:delText>
        </w:r>
      </w:del>
      <w:r w:rsidR="002B71AB">
        <w:rPr>
          <w:rFonts w:ascii="Times New Roman" w:hAnsi="Times New Roman" w:cs="Times New Roman"/>
          <w:i/>
          <w:sz w:val="24"/>
          <w:szCs w:val="24"/>
        </w:rPr>
        <w:t xml:space="preserve"> </w:t>
      </w:r>
      <w:r w:rsidRPr="007971E2">
        <w:rPr>
          <w:rFonts w:ascii="Times New Roman" w:hAnsi="Times New Roman" w:cs="Times New Roman"/>
          <w:i/>
          <w:sz w:val="24"/>
          <w:szCs w:val="24"/>
        </w:rPr>
        <w:t xml:space="preserve">to get information on </w:t>
      </w:r>
      <w:proofErr w:type="gramStart"/>
      <w:r w:rsidRPr="007971E2">
        <w:rPr>
          <w:rFonts w:ascii="Times New Roman" w:hAnsi="Times New Roman" w:cs="Times New Roman"/>
          <w:i/>
          <w:sz w:val="24"/>
          <w:szCs w:val="24"/>
        </w:rPr>
        <w:t>all of</w:t>
      </w:r>
      <w:proofErr w:type="gramEnd"/>
      <w:r w:rsidRPr="007971E2">
        <w:rPr>
          <w:rFonts w:ascii="Times New Roman" w:hAnsi="Times New Roman" w:cs="Times New Roman"/>
          <w:i/>
          <w:sz w:val="24"/>
          <w:szCs w:val="24"/>
        </w:rPr>
        <w:t xml:space="preserve"> your options.”</w:t>
      </w:r>
    </w:p>
    <w:p w14:paraId="127224DB" w14:textId="77777777" w:rsidR="002371DA" w:rsidRPr="007971E2" w:rsidRDefault="002371DA" w:rsidP="002371DA">
      <w:pPr>
        <w:pStyle w:val="ListParagraph"/>
        <w:numPr>
          <w:ilvl w:val="0"/>
          <w:numId w:val="5"/>
        </w:numPr>
        <w:spacing w:line="276" w:lineRule="auto"/>
        <w:rPr>
          <w:rFonts w:ascii="Times New Roman" w:hAnsi="Times New Roman" w:cs="Times New Roman"/>
          <w:b/>
          <w:i/>
          <w:sz w:val="24"/>
          <w:szCs w:val="24"/>
        </w:rPr>
      </w:pPr>
      <w:r w:rsidRPr="007971E2">
        <w:rPr>
          <w:rFonts w:ascii="Times New Roman" w:hAnsi="Times New Roman" w:cs="Times New Roman"/>
          <w:b/>
          <w:iCs/>
          <w:sz w:val="24"/>
          <w:szCs w:val="24"/>
        </w:rPr>
        <w:t>(If the TPMO sells FOR ALL MA organizations and/or Part D sponsors in the service area the disclaimer consists of the statement:)</w:t>
      </w:r>
    </w:p>
    <w:p w14:paraId="3FFCA89F" w14:textId="42372BB4" w:rsidR="002371DA" w:rsidRPr="007971E2" w:rsidRDefault="002371DA" w:rsidP="002371DA">
      <w:pPr>
        <w:pStyle w:val="ListParagraph"/>
        <w:numPr>
          <w:ilvl w:val="1"/>
          <w:numId w:val="5"/>
        </w:numPr>
        <w:spacing w:line="276" w:lineRule="auto"/>
        <w:rPr>
          <w:rFonts w:ascii="Times New Roman" w:hAnsi="Times New Roman" w:cs="Times New Roman"/>
          <w:b/>
          <w:i/>
          <w:sz w:val="24"/>
          <w:szCs w:val="24"/>
        </w:rPr>
      </w:pPr>
      <w:r w:rsidRPr="007971E2">
        <w:rPr>
          <w:rFonts w:ascii="Times New Roman" w:hAnsi="Times New Roman" w:cs="Times New Roman"/>
          <w:i/>
          <w:sz w:val="24"/>
          <w:szCs w:val="24"/>
        </w:rPr>
        <w:t>‘‘Currently we represent [insert number of organizations] organizations which offer [insert number of plans] products in your area. You can always contact Medicare.gov, 1800–MEDICARE</w:t>
      </w:r>
      <w:del w:id="64" w:author="Robert Vlasnik" w:date="2026-09-28T12:19:00Z" w16du:dateUtc="2026-09-28T17:19:00Z">
        <w:r w:rsidRPr="007971E2">
          <w:rPr>
            <w:rFonts w:ascii="Times New Roman" w:hAnsi="Times New Roman" w:cs="Times New Roman"/>
            <w:i/>
            <w:sz w:val="24"/>
            <w:szCs w:val="24"/>
          </w:rPr>
          <w:delText>, or your local State Health Insurance Program (SHIP)</w:delText>
        </w:r>
      </w:del>
      <w:r w:rsidR="00132DF9">
        <w:rPr>
          <w:rFonts w:ascii="Times New Roman" w:hAnsi="Times New Roman" w:cs="Times New Roman"/>
          <w:i/>
          <w:sz w:val="24"/>
          <w:szCs w:val="24"/>
        </w:rPr>
        <w:t xml:space="preserve"> </w:t>
      </w:r>
      <w:r w:rsidRPr="007971E2">
        <w:rPr>
          <w:rFonts w:ascii="Times New Roman" w:hAnsi="Times New Roman" w:cs="Times New Roman"/>
          <w:i/>
          <w:sz w:val="24"/>
          <w:szCs w:val="24"/>
        </w:rPr>
        <w:t>for help with plan choices.’’</w:t>
      </w:r>
    </w:p>
    <w:p w14:paraId="5ADDA50A" w14:textId="0FD9AC44" w:rsidR="00FA02DB" w:rsidRPr="007971E2" w:rsidRDefault="002371DA" w:rsidP="00FA02DB">
      <w:pPr>
        <w:pStyle w:val="ListParagraph"/>
        <w:numPr>
          <w:ilvl w:val="0"/>
          <w:numId w:val="5"/>
        </w:numPr>
        <w:spacing w:line="276" w:lineRule="auto"/>
        <w:rPr>
          <w:rFonts w:ascii="Times New Roman" w:hAnsi="Times New Roman" w:cs="Times New Roman"/>
          <w:i/>
          <w:sz w:val="24"/>
          <w:szCs w:val="24"/>
        </w:rPr>
      </w:pPr>
      <w:r w:rsidRPr="007971E2">
        <w:rPr>
          <w:rFonts w:ascii="Times New Roman" w:hAnsi="Times New Roman" w:cs="Times New Roman"/>
          <w:i/>
          <w:sz w:val="24"/>
          <w:szCs w:val="24"/>
        </w:rPr>
        <w:t xml:space="preserve">“Just so you know who you are speaking with, and how we can help you find a Medicare plan with the benefits you are looking for, let me tell you a little bit about </w:t>
      </w:r>
      <w:r w:rsidR="00152645" w:rsidRPr="007971E2">
        <w:rPr>
          <w:rFonts w:ascii="Times New Roman" w:hAnsi="Times New Roman" w:cs="Times New Roman"/>
          <w:i/>
          <w:sz w:val="24"/>
          <w:szCs w:val="24"/>
        </w:rPr>
        <w:t>[</w:t>
      </w:r>
      <w:r w:rsidR="00F25259" w:rsidRPr="007971E2">
        <w:rPr>
          <w:rFonts w:ascii="Times New Roman" w:hAnsi="Times New Roman" w:cs="Times New Roman"/>
          <w:i/>
          <w:sz w:val="24"/>
          <w:szCs w:val="24"/>
        </w:rPr>
        <w:t>Agency</w:t>
      </w:r>
      <w:r w:rsidRPr="007971E2">
        <w:rPr>
          <w:rFonts w:ascii="Times New Roman" w:hAnsi="Times New Roman" w:cs="Times New Roman"/>
          <w:i/>
          <w:sz w:val="24"/>
          <w:szCs w:val="24"/>
        </w:rPr>
        <w:t xml:space="preserve"> </w:t>
      </w:r>
      <w:r w:rsidR="00F25259" w:rsidRPr="007971E2">
        <w:rPr>
          <w:rFonts w:ascii="Times New Roman" w:hAnsi="Times New Roman" w:cs="Times New Roman"/>
          <w:i/>
          <w:sz w:val="24"/>
          <w:szCs w:val="24"/>
        </w:rPr>
        <w:t>N</w:t>
      </w:r>
      <w:r w:rsidRPr="007971E2">
        <w:rPr>
          <w:rFonts w:ascii="Times New Roman" w:hAnsi="Times New Roman" w:cs="Times New Roman"/>
          <w:i/>
          <w:sz w:val="24"/>
          <w:szCs w:val="24"/>
        </w:rPr>
        <w:t>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w:t>
      </w:r>
    </w:p>
    <w:p w14:paraId="04116334" w14:textId="253039EB" w:rsidR="00C95C31" w:rsidRPr="00AA1441" w:rsidRDefault="00152645" w:rsidP="00C95C31">
      <w:pPr>
        <w:pStyle w:val="ListParagraph"/>
        <w:numPr>
          <w:ilvl w:val="1"/>
          <w:numId w:val="5"/>
        </w:numPr>
        <w:spacing w:line="276" w:lineRule="auto"/>
        <w:rPr>
          <w:rFonts w:ascii="Times New Roman" w:hAnsi="Times New Roman"/>
          <w:i/>
          <w:strike/>
          <w:color w:val="FF0000"/>
          <w:sz w:val="24"/>
        </w:rPr>
      </w:pPr>
      <w:r w:rsidRPr="00AA1441">
        <w:rPr>
          <w:rFonts w:ascii="Times New Roman" w:hAnsi="Times New Roman"/>
          <w:i/>
          <w:sz w:val="24"/>
        </w:rPr>
        <w:t>[</w:t>
      </w:r>
      <w:r w:rsidR="00F25259" w:rsidRPr="00095D69">
        <w:rPr>
          <w:rFonts w:ascii="Times New Roman" w:hAnsi="Times New Roman" w:cs="Times New Roman"/>
          <w:i/>
          <w:iCs/>
          <w:color w:val="000000" w:themeColor="text1"/>
          <w:sz w:val="24"/>
          <w:szCs w:val="24"/>
        </w:rPr>
        <w:t>Agency</w:t>
      </w:r>
      <w:r w:rsidR="008203B1" w:rsidRPr="00095D69">
        <w:rPr>
          <w:rFonts w:ascii="Times New Roman" w:hAnsi="Times New Roman" w:cs="Times New Roman"/>
          <w:i/>
          <w:iCs/>
          <w:color w:val="000000" w:themeColor="text1"/>
          <w:sz w:val="24"/>
          <w:szCs w:val="24"/>
        </w:rPr>
        <w:t xml:space="preserve"> Name</w:t>
      </w:r>
      <w:r w:rsidRPr="00095D69">
        <w:rPr>
          <w:rFonts w:ascii="Times New Roman" w:hAnsi="Times New Roman" w:cs="Times New Roman"/>
          <w:i/>
          <w:iCs/>
          <w:color w:val="000000" w:themeColor="text1"/>
          <w:sz w:val="24"/>
          <w:szCs w:val="24"/>
        </w:rPr>
        <w:t>]</w:t>
      </w:r>
      <w:r w:rsidR="008203B1" w:rsidRPr="00AA1441">
        <w:rPr>
          <w:rFonts w:ascii="Times New Roman" w:hAnsi="Times New Roman"/>
          <w:i/>
          <w:color w:val="000000" w:themeColor="text1"/>
          <w:sz w:val="24"/>
        </w:rPr>
        <w:t xml:space="preserve"> is not a government agency or an insurance </w:t>
      </w:r>
      <w:r w:rsidR="00132DF9" w:rsidRPr="00AA1441">
        <w:rPr>
          <w:rFonts w:ascii="Times New Roman" w:hAnsi="Times New Roman"/>
          <w:i/>
          <w:color w:val="000000" w:themeColor="text1"/>
          <w:sz w:val="24"/>
        </w:rPr>
        <w:t>company</w:t>
      </w:r>
      <w:ins w:id="65" w:author="Robert Vlasnik" w:date="2026-09-28T12:19:00Z" w16du:dateUtc="2026-09-28T17:19:00Z">
        <w:r w:rsidR="00132DF9" w:rsidRPr="00095D69">
          <w:rPr>
            <w:rFonts w:ascii="Times New Roman" w:hAnsi="Times New Roman" w:cs="Times New Roman"/>
            <w:i/>
            <w:iCs/>
            <w:color w:val="000000" w:themeColor="text1"/>
            <w:sz w:val="24"/>
            <w:szCs w:val="24"/>
          </w:rPr>
          <w:t>,</w:t>
        </w:r>
      </w:ins>
      <w:r w:rsidR="004F354D" w:rsidRPr="00AA1441">
        <w:rPr>
          <w:rFonts w:ascii="Times New Roman" w:hAnsi="Times New Roman"/>
          <w:i/>
          <w:color w:val="000000" w:themeColor="text1"/>
          <w:sz w:val="24"/>
        </w:rPr>
        <w:t xml:space="preserve"> and</w:t>
      </w:r>
      <w:r w:rsidR="008203B1" w:rsidRPr="00AA1441">
        <w:rPr>
          <w:rFonts w:ascii="Times New Roman" w:hAnsi="Times New Roman"/>
          <w:i/>
          <w:sz w:val="24"/>
        </w:rPr>
        <w:t xml:space="preserve"> </w:t>
      </w:r>
      <w:r w:rsidR="008203B1" w:rsidRPr="00AA1441">
        <w:rPr>
          <w:rFonts w:ascii="Times New Roman" w:hAnsi="Times New Roman"/>
          <w:i/>
          <w:color w:val="000000"/>
          <w:sz w:val="24"/>
        </w:rPr>
        <w:t xml:space="preserve">I am licensed to sell Medicare plans in the state of </w:t>
      </w:r>
      <w:r w:rsidRPr="00AA1441">
        <w:rPr>
          <w:rFonts w:ascii="Times New Roman" w:hAnsi="Times New Roman"/>
          <w:i/>
          <w:color w:val="000000"/>
          <w:sz w:val="24"/>
        </w:rPr>
        <w:t>[</w:t>
      </w:r>
      <w:r w:rsidR="008203B1" w:rsidRPr="00095D69">
        <w:rPr>
          <w:rFonts w:ascii="Times New Roman" w:eastAsia="Times New Roman" w:hAnsi="Times New Roman" w:cs="Times New Roman"/>
          <w:bCs/>
          <w:i/>
          <w:iCs/>
          <w:color w:val="000000"/>
          <w:sz w:val="24"/>
          <w:szCs w:val="24"/>
        </w:rPr>
        <w:t>CLIEN</w:t>
      </w:r>
      <w:r w:rsidR="008203B1" w:rsidRPr="00095D69">
        <w:rPr>
          <w:rFonts w:ascii="Times New Roman" w:eastAsia="Times New Roman" w:hAnsi="Times New Roman" w:cs="Times New Roman"/>
          <w:bCs/>
          <w:i/>
          <w:iCs/>
          <w:sz w:val="24"/>
          <w:szCs w:val="24"/>
        </w:rPr>
        <w:t>T STATE</w:t>
      </w:r>
      <w:r w:rsidRPr="00095D69">
        <w:rPr>
          <w:rFonts w:ascii="Times New Roman" w:eastAsia="Times New Roman" w:hAnsi="Times New Roman" w:cs="Times New Roman"/>
          <w:bCs/>
          <w:i/>
          <w:iCs/>
          <w:sz w:val="24"/>
          <w:szCs w:val="24"/>
        </w:rPr>
        <w:t>]</w:t>
      </w:r>
      <w:r w:rsidR="008203B1" w:rsidRPr="00AA1441">
        <w:rPr>
          <w:rFonts w:ascii="Times New Roman" w:hAnsi="Times New Roman"/>
          <w:i/>
          <w:color w:val="000000"/>
          <w:sz w:val="24"/>
        </w:rPr>
        <w:t>.</w:t>
      </w:r>
      <w:r w:rsidR="00237513" w:rsidRPr="00AA1441">
        <w:rPr>
          <w:rFonts w:ascii="Times New Roman" w:hAnsi="Times New Roman"/>
          <w:i/>
          <w:color w:val="000000"/>
          <w:sz w:val="24"/>
        </w:rPr>
        <w:t xml:space="preserve"> </w:t>
      </w:r>
      <w:r w:rsidR="00237513" w:rsidRPr="00AA1441">
        <w:rPr>
          <w:rFonts w:ascii="Times New Roman" w:hAnsi="Times New Roman"/>
          <w:i/>
          <w:color w:val="222222"/>
          <w:sz w:val="24"/>
          <w:shd w:val="clear" w:color="auto" w:fill="FFFFFF"/>
        </w:rPr>
        <w:t>My goal is to help educate you on your options, w</w:t>
      </w:r>
      <w:r w:rsidR="00FA02DB" w:rsidRPr="00AA1441">
        <w:rPr>
          <w:rFonts w:ascii="Times New Roman" w:hAnsi="Times New Roman"/>
          <w:i/>
          <w:color w:val="000000" w:themeColor="text1"/>
          <w:sz w:val="24"/>
        </w:rPr>
        <w:t>e will review what your goals are for coverage and what benefits are most important to you</w:t>
      </w:r>
      <w:r w:rsidR="00237513" w:rsidRPr="00AA1441">
        <w:rPr>
          <w:rFonts w:ascii="Times New Roman" w:hAnsi="Times New Roman"/>
          <w:i/>
          <w:color w:val="000000" w:themeColor="text1"/>
          <w:sz w:val="24"/>
        </w:rPr>
        <w:t xml:space="preserve">. </w:t>
      </w:r>
      <w:r w:rsidR="008203B1" w:rsidRPr="00AA1441">
        <w:rPr>
          <w:rFonts w:ascii="Times New Roman" w:hAnsi="Times New Roman"/>
          <w:i/>
          <w:color w:val="000000" w:themeColor="text1"/>
          <w:sz w:val="24"/>
        </w:rPr>
        <w:t xml:space="preserve">I may ask a few questions </w:t>
      </w:r>
      <w:r w:rsidR="008203B1" w:rsidRPr="00AA1441">
        <w:rPr>
          <w:rFonts w:ascii="Times New Roman" w:hAnsi="Times New Roman"/>
          <w:i/>
          <w:color w:val="000000" w:themeColor="text1"/>
          <w:sz w:val="24"/>
        </w:rPr>
        <w:lastRenderedPageBreak/>
        <w:t>to determine your eligibility you do not have to provide any health information unless it’s used to determine enrollment eligibility.</w:t>
      </w:r>
      <w:r w:rsidR="00FA02DB" w:rsidRPr="00AA1441">
        <w:rPr>
          <w:rFonts w:ascii="Times New Roman" w:hAnsi="Times New Roman"/>
          <w:i/>
          <w:color w:val="222222"/>
          <w:sz w:val="24"/>
          <w:shd w:val="clear" w:color="auto" w:fill="FFFFFF"/>
        </w:rPr>
        <w:t xml:space="preserve"> </w:t>
      </w:r>
      <w:r w:rsidR="005F5380" w:rsidRPr="00AA1441">
        <w:rPr>
          <w:rFonts w:ascii="Times New Roman" w:hAnsi="Times New Roman"/>
          <w:i/>
          <w:color w:val="222222"/>
          <w:sz w:val="24"/>
          <w:shd w:val="clear" w:color="auto" w:fill="FFFFFF"/>
        </w:rPr>
        <w:t xml:space="preserve">Reviewing plan options with me will not impact your current or future Medicare status nor will you be automatically enrolled </w:t>
      </w:r>
      <w:del w:id="66" w:author="Robert Vlasnik" w:date="2026-09-28T12:19:00Z" w16du:dateUtc="2026-09-28T17:19:00Z">
        <w:r w:rsidR="005F5380" w:rsidRPr="007971E2">
          <w:rPr>
            <w:rFonts w:ascii="Times New Roman" w:eastAsia="Times New Roman" w:hAnsi="Times New Roman" w:cs="Times New Roman"/>
            <w:color w:val="222222"/>
            <w:sz w:val="24"/>
            <w:szCs w:val="24"/>
            <w:shd w:val="clear" w:color="auto" w:fill="FFFFFF"/>
          </w:rPr>
          <w:delText>in to</w:delText>
        </w:r>
      </w:del>
      <w:ins w:id="67" w:author="Robert Vlasnik" w:date="2026-09-28T12:19:00Z" w16du:dateUtc="2026-09-28T17:19:00Z">
        <w:r w:rsidR="00C70987" w:rsidRPr="00095D69">
          <w:rPr>
            <w:rFonts w:ascii="Times New Roman" w:eastAsia="Times New Roman" w:hAnsi="Times New Roman" w:cs="Times New Roman"/>
            <w:i/>
            <w:iCs/>
            <w:color w:val="222222"/>
            <w:sz w:val="24"/>
            <w:szCs w:val="24"/>
            <w:shd w:val="clear" w:color="auto" w:fill="FFFFFF"/>
          </w:rPr>
          <w:t>into</w:t>
        </w:r>
      </w:ins>
      <w:r w:rsidR="005F5380" w:rsidRPr="00AA1441">
        <w:rPr>
          <w:rFonts w:ascii="Times New Roman" w:hAnsi="Times New Roman"/>
          <w:i/>
          <w:color w:val="222222"/>
          <w:sz w:val="24"/>
          <w:shd w:val="clear" w:color="auto" w:fill="FFFFFF"/>
        </w:rPr>
        <w:t xml:space="preserve"> a plan. </w:t>
      </w:r>
      <w:r w:rsidR="00FA02DB" w:rsidRPr="00AA1441">
        <w:rPr>
          <w:rFonts w:ascii="Times New Roman" w:hAnsi="Times New Roman"/>
          <w:i/>
          <w:color w:val="222222"/>
          <w:sz w:val="24"/>
        </w:rPr>
        <w:t>If we find a plan that you feel better fits your needs and you are ready and eligible to enroll in that plan, I can help you get enrolled into it today, so you can start using your benefits after the application is approved and the plan is effective.</w:t>
      </w:r>
      <w:r w:rsidR="00C95C31" w:rsidRPr="00095D69">
        <w:rPr>
          <w:rFonts w:ascii="Times New Roman" w:eastAsia="Roboto" w:hAnsi="Times New Roman" w:cs="Times New Roman"/>
          <w:color w:val="222222"/>
          <w:sz w:val="24"/>
          <w:szCs w:val="24"/>
        </w:rPr>
        <w:t xml:space="preserve"> </w:t>
      </w:r>
      <w:del w:id="68" w:author="Robert Vlasnik" w:date="2026-09-28T12:19:00Z" w16du:dateUtc="2026-09-28T17:19:00Z">
        <w:r w:rsidR="001345FF" w:rsidRPr="007971E2">
          <w:rPr>
            <w:rFonts w:ascii="Times New Roman" w:eastAsia="Roboto" w:hAnsi="Times New Roman" w:cs="Times New Roman"/>
            <w:b/>
            <w:color w:val="222222"/>
            <w:sz w:val="24"/>
            <w:szCs w:val="24"/>
          </w:rPr>
          <w:delText>Go to</w:delText>
        </w:r>
        <w:r w:rsidR="008B1CEF" w:rsidRPr="007971E2">
          <w:rPr>
            <w:rFonts w:ascii="Times New Roman" w:hAnsi="Times New Roman" w:cs="Times New Roman"/>
            <w:b/>
            <w:sz w:val="24"/>
            <w:szCs w:val="24"/>
          </w:rPr>
          <w:delText xml:space="preserve"> 1</w:delText>
        </w:r>
        <w:r w:rsidRPr="007971E2">
          <w:rPr>
            <w:rFonts w:ascii="Times New Roman" w:hAnsi="Times New Roman" w:cs="Times New Roman"/>
            <w:b/>
            <w:sz w:val="24"/>
            <w:szCs w:val="24"/>
          </w:rPr>
          <w:delText xml:space="preserve">.4 </w:delText>
        </w:r>
        <w:r w:rsidR="008B1CEF" w:rsidRPr="007971E2">
          <w:rPr>
            <w:rFonts w:ascii="Times New Roman" w:hAnsi="Times New Roman" w:cs="Times New Roman"/>
            <w:b/>
            <w:sz w:val="24"/>
            <w:szCs w:val="24"/>
          </w:rPr>
          <w:delText>Introduction: Federal Contracting Statement.</w:delText>
        </w:r>
      </w:del>
    </w:p>
    <w:p w14:paraId="4A346BA3" w14:textId="77777777" w:rsidR="008B1CEF" w:rsidRPr="007971E2" w:rsidRDefault="008B1CEF" w:rsidP="00297AFD">
      <w:pPr>
        <w:pStyle w:val="Heading1"/>
        <w:numPr>
          <w:ilvl w:val="1"/>
          <w:numId w:val="21"/>
        </w:numPr>
        <w:rPr>
          <w:rFonts w:ascii="Times New Roman" w:hAnsi="Times New Roman" w:cs="Times New Roman"/>
          <w:sz w:val="24"/>
          <w:szCs w:val="24"/>
        </w:rPr>
      </w:pPr>
      <w:r w:rsidRPr="007971E2">
        <w:rPr>
          <w:rFonts w:ascii="Times New Roman" w:hAnsi="Times New Roman" w:cs="Times New Roman"/>
          <w:sz w:val="24"/>
          <w:szCs w:val="24"/>
        </w:rPr>
        <w:t xml:space="preserve">Introduction: Federal Contracting Statement. </w:t>
      </w:r>
    </w:p>
    <w:p w14:paraId="58122D05" w14:textId="7F9DC0B5" w:rsidR="008B1CEF" w:rsidRPr="00AA1441" w:rsidRDefault="008B1CEF" w:rsidP="00297AFD">
      <w:pPr>
        <w:pStyle w:val="ListParagraph"/>
        <w:numPr>
          <w:ilvl w:val="0"/>
          <w:numId w:val="22"/>
        </w:numPr>
        <w:rPr>
          <w:rFonts w:ascii="Times New Roman" w:hAnsi="Times New Roman"/>
          <w:strike/>
          <w:color w:val="FF0000"/>
          <w:sz w:val="24"/>
        </w:rPr>
      </w:pPr>
      <w:r w:rsidRPr="007971E2">
        <w:rPr>
          <w:rFonts w:ascii="Times New Roman" w:hAnsi="Times New Roman" w:cs="Times New Roman"/>
          <w:i/>
          <w:iCs/>
          <w:sz w:val="24"/>
          <w:szCs w:val="24"/>
        </w:rPr>
        <w:t>“Plans are insured or covered by a Medicare Advantage (HMO, PPO, PFFS) organization with a Medicare contract and/or a Medicare-approved Part D sponsor. Enrollment in the plan depends on the plan’s contract renewal with Medicare.</w:t>
      </w:r>
      <w:r w:rsidR="0077343A">
        <w:rPr>
          <w:rFonts w:ascii="Times New Roman" w:hAnsi="Times New Roman" w:cs="Times New Roman"/>
          <w:i/>
          <w:iCs/>
          <w:sz w:val="24"/>
          <w:szCs w:val="24"/>
        </w:rPr>
        <w:t>”</w:t>
      </w:r>
      <w:r w:rsidRPr="00AA1441">
        <w:rPr>
          <w:rFonts w:ascii="Times New Roman" w:hAnsi="Times New Roman"/>
          <w:b/>
          <w:i/>
          <w:strike/>
          <w:color w:val="FF0000"/>
          <w:sz w:val="24"/>
        </w:rPr>
        <w:t xml:space="preserve"> </w:t>
      </w:r>
      <w:del w:id="69" w:author="Robert Vlasnik" w:date="2026-09-28T12:19:00Z" w16du:dateUtc="2026-09-28T17:19:00Z">
        <w:r w:rsidRPr="007971E2">
          <w:rPr>
            <w:rFonts w:ascii="Times New Roman" w:hAnsi="Times New Roman" w:cs="Times New Roman"/>
            <w:b/>
            <w:i/>
            <w:iCs/>
            <w:sz w:val="24"/>
            <w:szCs w:val="24"/>
          </w:rPr>
          <w:delText xml:space="preserve">Go to Section 2: Collection of basic Info. </w:delText>
        </w:r>
      </w:del>
    </w:p>
    <w:p w14:paraId="6F217ED1" w14:textId="77777777" w:rsidR="008B1CEF" w:rsidRPr="007971E2" w:rsidRDefault="008B1CEF" w:rsidP="00FA3687">
      <w:pPr>
        <w:pStyle w:val="ListParagraph"/>
        <w:spacing w:line="276" w:lineRule="auto"/>
        <w:rPr>
          <w:rFonts w:ascii="Times New Roman" w:hAnsi="Times New Roman" w:cs="Times New Roman"/>
          <w:i/>
          <w:sz w:val="24"/>
          <w:szCs w:val="24"/>
        </w:rPr>
      </w:pPr>
    </w:p>
    <w:p w14:paraId="6A4C01C7" w14:textId="77777777" w:rsidR="00095D69" w:rsidRDefault="00C95C31" w:rsidP="00AA1441">
      <w:pPr>
        <w:pStyle w:val="Heading1"/>
        <w:spacing w:before="0"/>
        <w:rPr>
          <w:rFonts w:ascii="Times New Roman" w:hAnsi="Times New Roman" w:cs="Times New Roman"/>
          <w:sz w:val="24"/>
          <w:szCs w:val="24"/>
        </w:rPr>
      </w:pPr>
      <w:r w:rsidRPr="007971E2">
        <w:rPr>
          <w:rFonts w:ascii="Times New Roman" w:hAnsi="Times New Roman" w:cs="Times New Roman"/>
          <w:sz w:val="24"/>
          <w:szCs w:val="24"/>
        </w:rPr>
        <w:t xml:space="preserve">2. Collection of basic information. </w:t>
      </w:r>
    </w:p>
    <w:p w14:paraId="7087AF43" w14:textId="77777777" w:rsidR="00111138" w:rsidRPr="00AA1441" w:rsidRDefault="00765E58">
      <w:pPr>
        <w:spacing w:after="0" w:line="276" w:lineRule="auto"/>
        <w:rPr>
          <w:moveFrom w:id="70" w:author="Robert Vlasnik" w:date="2026-09-28T12:19:00Z" w16du:dateUtc="2026-09-28T17:19:00Z"/>
          <w:rFonts w:ascii="Times New Roman" w:hAnsi="Times New Roman"/>
          <w:b/>
          <w:color w:val="FF0000"/>
          <w:sz w:val="18"/>
          <w:u w:val="single"/>
        </w:rPr>
        <w:pPrChange w:id="71" w:author="Robert Vlasnik" w:date="2026-09-28T12:19:00Z" w16du:dateUtc="2026-09-28T17:19:00Z">
          <w:pPr>
            <w:pStyle w:val="ListParagraph"/>
            <w:numPr>
              <w:numId w:val="2"/>
            </w:numPr>
            <w:spacing w:line="276" w:lineRule="auto"/>
            <w:ind w:hanging="360"/>
          </w:pPr>
        </w:pPrChange>
      </w:pPr>
      <w:del w:id="72" w:author="Robert Vlasnik" w:date="2026-09-28T12:19:00Z" w16du:dateUtc="2026-09-28T17:19:00Z">
        <w:r w:rsidRPr="00765E58" w:rsidDel="00765E58">
          <w:rPr>
            <w:rFonts w:ascii="Times New Roman" w:hAnsi="Times New Roman" w:cs="Times New Roman"/>
            <w:sz w:val="24"/>
            <w:szCs w:val="24"/>
          </w:rPr>
          <w:delText xml:space="preserve"> </w:delText>
        </w:r>
        <w:r w:rsidR="00AF5767" w:rsidRPr="007971E2">
          <w:rPr>
            <w:rFonts w:ascii="Times New Roman" w:hAnsi="Times New Roman" w:cs="Times New Roman"/>
            <w:sz w:val="24"/>
            <w:szCs w:val="24"/>
          </w:rPr>
          <w:delText>“</w:delText>
        </w:r>
        <w:r w:rsidR="00AF5767" w:rsidRPr="007971E2">
          <w:rPr>
            <w:rFonts w:ascii="Times New Roman" w:hAnsi="Times New Roman" w:cs="Times New Roman"/>
            <w:i/>
            <w:sz w:val="24"/>
            <w:szCs w:val="24"/>
          </w:rPr>
          <w:delText>To make sure we have the accurate information, do you mind providing the following information?”</w:delText>
        </w:r>
        <w:r w:rsidR="00AF5767" w:rsidRPr="007971E2">
          <w:rPr>
            <w:rFonts w:ascii="Times New Roman" w:hAnsi="Times New Roman" w:cs="Times New Roman"/>
            <w:b/>
            <w:i/>
            <w:sz w:val="24"/>
            <w:szCs w:val="24"/>
          </w:rPr>
          <w:delText xml:space="preserve"> </w:delText>
        </w:r>
        <w:r w:rsidR="00F25259" w:rsidRPr="009A2C30">
          <w:rPr>
            <w:rFonts w:ascii="Times New Roman" w:hAnsi="Times New Roman" w:cs="Times New Roman"/>
            <w:b/>
            <w:color w:val="FF0000"/>
            <w:sz w:val="24"/>
            <w:szCs w:val="24"/>
          </w:rPr>
          <w:delText xml:space="preserve">(Agent Note: </w:delText>
        </w:r>
      </w:del>
      <w:moveFromRangeStart w:id="73" w:author="Robert Vlasnik" w:date="2026-09-28T12:19:00Z" w:name="move241490411"/>
      <w:moveFrom w:id="74" w:author="Robert Vlasnik" w:date="2026-09-28T12:19:00Z" w16du:dateUtc="2026-09-28T17:19:00Z">
        <w:r w:rsidR="00111138" w:rsidRPr="00AA1441">
          <w:rPr>
            <w:rFonts w:ascii="Times New Roman" w:hAnsi="Times New Roman"/>
            <w:b/>
            <w:color w:val="FF0000"/>
            <w:sz w:val="18"/>
            <w:u w:val="single"/>
          </w:rPr>
          <w:t xml:space="preserve"> Collect this information from the caller, do not read from record. This information is voluntary, and if the caller does not wish to provide, then agent must move forward).</w:t>
        </w:r>
      </w:moveFrom>
    </w:p>
    <w:moveFromRangeEnd w:id="73"/>
    <w:p w14:paraId="565E6A40" w14:textId="77777777" w:rsidR="00AF5767" w:rsidRPr="007971E2" w:rsidRDefault="00AF5767" w:rsidP="00AF5767">
      <w:pPr>
        <w:pStyle w:val="ListParagraph"/>
        <w:numPr>
          <w:ilvl w:val="0"/>
          <w:numId w:val="2"/>
        </w:numPr>
        <w:spacing w:line="276" w:lineRule="auto"/>
        <w:rPr>
          <w:del w:id="75" w:author="Robert Vlasnik" w:date="2026-09-28T12:19:00Z" w16du:dateUtc="2026-09-28T17:19:00Z"/>
          <w:rFonts w:ascii="Times New Roman" w:hAnsi="Times New Roman" w:cs="Times New Roman"/>
          <w:sz w:val="24"/>
          <w:szCs w:val="24"/>
        </w:rPr>
      </w:pPr>
      <w:del w:id="76" w:author="Robert Vlasnik" w:date="2026-09-28T12:19:00Z" w16du:dateUtc="2026-09-28T17:19:00Z">
        <w:r w:rsidRPr="007971E2">
          <w:rPr>
            <w:rFonts w:ascii="Times New Roman" w:hAnsi="Times New Roman" w:cs="Times New Roman"/>
            <w:i/>
            <w:sz w:val="24"/>
            <w:szCs w:val="24"/>
          </w:rPr>
          <w:delText>“May I have your First and Last Name?”</w:delText>
        </w:r>
        <w:r w:rsidRPr="007971E2">
          <w:rPr>
            <w:rFonts w:ascii="Times New Roman" w:hAnsi="Times New Roman" w:cs="Times New Roman"/>
            <w:sz w:val="24"/>
            <w:szCs w:val="24"/>
          </w:rPr>
          <w:delText xml:space="preserve"> </w:delText>
        </w:r>
      </w:del>
    </w:p>
    <w:p w14:paraId="0BDDCBCB" w14:textId="77777777" w:rsidR="00CB7809" w:rsidRPr="007971E2" w:rsidRDefault="00AF5767">
      <w:pPr>
        <w:pStyle w:val="ListParagraph"/>
        <w:numPr>
          <w:ilvl w:val="0"/>
          <w:numId w:val="15"/>
        </w:numPr>
        <w:spacing w:after="0" w:line="276" w:lineRule="auto"/>
        <w:rPr>
          <w:moveFrom w:id="77" w:author="Robert Vlasnik" w:date="2026-09-28T12:19:00Z" w16du:dateUtc="2026-09-28T17:19:00Z"/>
          <w:rFonts w:ascii="Times New Roman" w:hAnsi="Times New Roman" w:cs="Times New Roman"/>
          <w:sz w:val="24"/>
          <w:szCs w:val="24"/>
        </w:rPr>
        <w:pPrChange w:id="78" w:author="Robert Vlasnik" w:date="2026-09-28T12:19:00Z" w16du:dateUtc="2026-09-28T17:19:00Z">
          <w:pPr>
            <w:pStyle w:val="ListParagraph"/>
            <w:numPr>
              <w:numId w:val="2"/>
            </w:numPr>
            <w:spacing w:line="276" w:lineRule="auto"/>
            <w:ind w:hanging="360"/>
          </w:pPr>
        </w:pPrChange>
      </w:pPr>
      <w:del w:id="79" w:author="Robert Vlasnik" w:date="2026-09-28T12:19:00Z" w16du:dateUtc="2026-09-28T17:19:00Z">
        <w:r w:rsidRPr="007971E2">
          <w:rPr>
            <w:rFonts w:ascii="Times New Roman" w:hAnsi="Times New Roman" w:cs="Times New Roman"/>
            <w:b/>
            <w:sz w:val="24"/>
            <w:szCs w:val="24"/>
          </w:rPr>
          <w:delText>Phone number</w:delText>
        </w:r>
        <w:r w:rsidRPr="007971E2">
          <w:rPr>
            <w:rFonts w:ascii="Times New Roman" w:hAnsi="Times New Roman" w:cs="Times New Roman"/>
            <w:sz w:val="24"/>
            <w:szCs w:val="24"/>
          </w:rPr>
          <w:delText xml:space="preserve">: </w:delText>
        </w:r>
        <w:r w:rsidRPr="007971E2">
          <w:rPr>
            <w:rFonts w:ascii="Times New Roman" w:hAnsi="Times New Roman" w:cs="Times New Roman"/>
            <w:i/>
            <w:sz w:val="24"/>
            <w:szCs w:val="24"/>
          </w:rPr>
          <w:delText>“In case we get disconnected during this call, may I have a phone number to call you back</w:delText>
        </w:r>
      </w:del>
      <w:moveFromRangeStart w:id="80" w:author="Robert Vlasnik" w:date="2026-09-28T12:19:00Z" w:name="move241490412"/>
      <w:moveFrom w:id="81" w:author="Robert Vlasnik" w:date="2026-09-28T12:19:00Z" w16du:dateUtc="2026-09-28T17:19:00Z">
        <w:r w:rsidR="00CB7809" w:rsidRPr="007971E2">
          <w:rPr>
            <w:rFonts w:ascii="Times New Roman" w:hAnsi="Times New Roman" w:cs="Times New Roman"/>
            <w:i/>
            <w:sz w:val="24"/>
            <w:szCs w:val="24"/>
          </w:rPr>
          <w:t>?”</w:t>
        </w:r>
        <w:r w:rsidR="00CB7809" w:rsidRPr="007971E2">
          <w:rPr>
            <w:rFonts w:ascii="Times New Roman" w:hAnsi="Times New Roman" w:cs="Times New Roman"/>
            <w:sz w:val="24"/>
            <w:szCs w:val="24"/>
          </w:rPr>
          <w:t xml:space="preserve"> </w:t>
        </w:r>
        <w:r w:rsidR="008675DF" w:rsidRPr="007971E2">
          <w:rPr>
            <w:rFonts w:ascii="Times New Roman" w:hAnsi="Times New Roman" w:cs="Times New Roman"/>
            <w:b/>
            <w:sz w:val="24"/>
            <w:szCs w:val="24"/>
          </w:rPr>
          <w:t>(Permission is for one time use only)</w:t>
        </w:r>
      </w:moveFrom>
    </w:p>
    <w:moveFromRangeEnd w:id="80"/>
    <w:p w14:paraId="2F2C6641" w14:textId="1EE5A086" w:rsidR="008B1CEF" w:rsidRPr="007971E2" w:rsidRDefault="00152645" w:rsidP="00AA1441">
      <w:pPr>
        <w:pStyle w:val="Heading1"/>
        <w:spacing w:before="0"/>
        <w:rPr>
          <w:rFonts w:ascii="Times New Roman" w:hAnsi="Times New Roman" w:cs="Times New Roman"/>
          <w:sz w:val="24"/>
          <w:szCs w:val="24"/>
        </w:rPr>
      </w:pPr>
      <w:r w:rsidRPr="007971E2">
        <w:rPr>
          <w:rFonts w:ascii="Times New Roman" w:hAnsi="Times New Roman" w:cs="Times New Roman"/>
          <w:sz w:val="24"/>
          <w:szCs w:val="24"/>
        </w:rPr>
        <w:t>2.1 Healthcare</w:t>
      </w:r>
      <w:r w:rsidR="008B1CEF" w:rsidRPr="007971E2">
        <w:rPr>
          <w:rFonts w:ascii="Times New Roman" w:hAnsi="Times New Roman" w:cs="Times New Roman"/>
          <w:sz w:val="24"/>
          <w:szCs w:val="24"/>
        </w:rPr>
        <w:t xml:space="preserve"> Decisions/Power of Attorney.  </w:t>
      </w:r>
    </w:p>
    <w:p w14:paraId="555B9A23" w14:textId="77777777" w:rsidR="008B1CEF" w:rsidRPr="007971E2" w:rsidRDefault="008B1CEF" w:rsidP="00095D69">
      <w:pPr>
        <w:pStyle w:val="ListParagraph"/>
        <w:numPr>
          <w:ilvl w:val="0"/>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Are you interested in discussing Medicare options for yourself or for someone else, such as a family member, guardian or someone that you are authorized to make decisions for</w:t>
      </w:r>
      <w:r w:rsidRPr="007971E2">
        <w:rPr>
          <w:rFonts w:ascii="Times New Roman" w:hAnsi="Times New Roman" w:cs="Times New Roman"/>
          <w:sz w:val="24"/>
          <w:szCs w:val="24"/>
        </w:rPr>
        <w:t>?”</w:t>
      </w:r>
    </w:p>
    <w:p w14:paraId="363523D8" w14:textId="77777777" w:rsidR="008B1CEF" w:rsidRPr="007971E2" w:rsidRDefault="008B1CEF">
      <w:pPr>
        <w:pStyle w:val="ListParagraph"/>
        <w:numPr>
          <w:ilvl w:val="0"/>
          <w:numId w:val="26"/>
        </w:numPr>
        <w:spacing w:line="276" w:lineRule="auto"/>
        <w:rPr>
          <w:rFonts w:ascii="Times New Roman" w:hAnsi="Times New Roman" w:cs="Times New Roman"/>
          <w:sz w:val="24"/>
          <w:szCs w:val="24"/>
        </w:rPr>
        <w:pPrChange w:id="82" w:author="Robert Vlasnik" w:date="2026-09-28T12:19:00Z" w16du:dateUtc="2026-09-28T17:19:00Z">
          <w:pPr>
            <w:pStyle w:val="ListParagraph"/>
            <w:numPr>
              <w:ilvl w:val="1"/>
              <w:numId w:val="7"/>
            </w:numPr>
            <w:spacing w:line="276" w:lineRule="auto"/>
            <w:ind w:left="1440" w:hanging="360"/>
          </w:pPr>
        </w:pPrChange>
      </w:pPr>
      <w:r w:rsidRPr="007971E2">
        <w:rPr>
          <w:rFonts w:ascii="Times New Roman" w:hAnsi="Times New Roman" w:cs="Times New Roman"/>
          <w:sz w:val="24"/>
          <w:szCs w:val="24"/>
        </w:rPr>
        <w:t xml:space="preserve">If calling on behalf of someone else, skip to 1a.  </w:t>
      </w:r>
    </w:p>
    <w:p w14:paraId="2FACDFA6" w14:textId="282C448E" w:rsidR="008B1CEF" w:rsidRPr="007971E2" w:rsidRDefault="008B1CEF">
      <w:pPr>
        <w:pStyle w:val="ListParagraph"/>
        <w:numPr>
          <w:ilvl w:val="0"/>
          <w:numId w:val="26"/>
        </w:numPr>
        <w:spacing w:line="276" w:lineRule="auto"/>
        <w:rPr>
          <w:rFonts w:ascii="Times New Roman" w:hAnsi="Times New Roman" w:cs="Times New Roman"/>
          <w:sz w:val="24"/>
          <w:szCs w:val="24"/>
        </w:rPr>
        <w:pPrChange w:id="83" w:author="Robert Vlasnik" w:date="2026-09-28T12:19:00Z" w16du:dateUtc="2026-09-28T17:19:00Z">
          <w:pPr>
            <w:pStyle w:val="ListParagraph"/>
            <w:numPr>
              <w:ilvl w:val="1"/>
              <w:numId w:val="7"/>
            </w:numPr>
            <w:spacing w:line="276" w:lineRule="auto"/>
            <w:ind w:left="1440" w:hanging="360"/>
          </w:pPr>
        </w:pPrChange>
      </w:pPr>
      <w:r w:rsidRPr="007971E2">
        <w:rPr>
          <w:rFonts w:ascii="Times New Roman" w:hAnsi="Times New Roman" w:cs="Times New Roman"/>
          <w:sz w:val="24"/>
          <w:szCs w:val="24"/>
        </w:rPr>
        <w:t>If self, ask “</w:t>
      </w:r>
      <w:r w:rsidRPr="007971E2">
        <w:rPr>
          <w:rFonts w:ascii="Times New Roman" w:hAnsi="Times New Roman" w:cs="Times New Roman"/>
          <w:i/>
          <w:iCs/>
          <w:sz w:val="24"/>
          <w:szCs w:val="24"/>
        </w:rPr>
        <w:t xml:space="preserve">Do you </w:t>
      </w:r>
      <w:del w:id="84" w:author="Robert Vlasnik" w:date="2026-09-28T12:19:00Z" w16du:dateUtc="2026-09-28T17:19:00Z">
        <w:r w:rsidRPr="007971E2">
          <w:rPr>
            <w:rFonts w:ascii="Times New Roman" w:hAnsi="Times New Roman" w:cs="Times New Roman"/>
            <w:i/>
            <w:iCs/>
            <w:sz w:val="24"/>
            <w:szCs w:val="24"/>
          </w:rPr>
          <w:delText xml:space="preserve">usually have help making </w:delText>
        </w:r>
      </w:del>
      <w:ins w:id="85" w:author="Robert Vlasnik" w:date="2026-09-28T12:19:00Z" w16du:dateUtc="2026-09-28T17:19:00Z">
        <w:r w:rsidR="00724527" w:rsidRPr="00B3310A">
          <w:rPr>
            <w:rFonts w:ascii="Times New Roman" w:hAnsi="Times New Roman" w:cs="Times New Roman"/>
            <w:i/>
            <w:iCs/>
            <w:sz w:val="24"/>
            <w:szCs w:val="24"/>
          </w:rPr>
          <w:t>make your own</w:t>
        </w:r>
        <w:r w:rsidRPr="007971E2">
          <w:rPr>
            <w:rFonts w:ascii="Times New Roman" w:hAnsi="Times New Roman" w:cs="Times New Roman"/>
            <w:i/>
            <w:iCs/>
            <w:sz w:val="24"/>
            <w:szCs w:val="24"/>
          </w:rPr>
          <w:t xml:space="preserve"> </w:t>
        </w:r>
      </w:ins>
      <w:r w:rsidRPr="007971E2">
        <w:rPr>
          <w:rFonts w:ascii="Times New Roman" w:hAnsi="Times New Roman" w:cs="Times New Roman"/>
          <w:i/>
          <w:iCs/>
          <w:sz w:val="24"/>
          <w:szCs w:val="24"/>
        </w:rPr>
        <w:t>your healthcare decisions</w:t>
      </w:r>
      <w:r w:rsidRPr="007971E2">
        <w:rPr>
          <w:rFonts w:ascii="Times New Roman" w:hAnsi="Times New Roman" w:cs="Times New Roman"/>
          <w:sz w:val="24"/>
          <w:szCs w:val="24"/>
        </w:rPr>
        <w:t>?”</w:t>
      </w:r>
    </w:p>
    <w:p w14:paraId="160CB667" w14:textId="41D65949" w:rsidR="008B1CEF" w:rsidRPr="00117991" w:rsidRDefault="008B1CEF" w:rsidP="00117991">
      <w:pPr>
        <w:pStyle w:val="ListParagraph"/>
        <w:numPr>
          <w:ilvl w:val="1"/>
          <w:numId w:val="27"/>
        </w:numPr>
        <w:spacing w:after="0" w:line="276" w:lineRule="auto"/>
        <w:rPr>
          <w:ins w:id="86" w:author="Robert Vlasnik" w:date="2026-09-28T12:19:00Z" w16du:dateUtc="2026-09-28T17:19:00Z"/>
          <w:rFonts w:ascii="Times New Roman" w:hAnsi="Times New Roman" w:cs="Times New Roman"/>
          <w:sz w:val="24"/>
          <w:szCs w:val="24"/>
        </w:rPr>
      </w:pPr>
      <w:r w:rsidRPr="007971E2">
        <w:rPr>
          <w:rFonts w:ascii="Times New Roman" w:hAnsi="Times New Roman" w:cs="Times New Roman"/>
          <w:sz w:val="24"/>
          <w:szCs w:val="24"/>
        </w:rPr>
        <w:t xml:space="preserve"> </w:t>
      </w:r>
      <w:r w:rsidRPr="00B3310A">
        <w:rPr>
          <w:rFonts w:ascii="Times New Roman" w:hAnsi="Times New Roman" w:cs="Times New Roman"/>
          <w:sz w:val="24"/>
          <w:szCs w:val="24"/>
        </w:rPr>
        <w:t xml:space="preserve">If </w:t>
      </w:r>
      <w:del w:id="87" w:author="Robert Vlasnik" w:date="2026-09-28T12:19:00Z" w16du:dateUtc="2026-09-28T17:19:00Z">
        <w:r w:rsidRPr="007971E2">
          <w:rPr>
            <w:rFonts w:ascii="Times New Roman" w:hAnsi="Times New Roman" w:cs="Times New Roman"/>
            <w:sz w:val="24"/>
            <w:szCs w:val="24"/>
          </w:rPr>
          <w:delText>NO</w:delText>
        </w:r>
      </w:del>
      <w:ins w:id="88" w:author="Robert Vlasnik" w:date="2026-09-28T12:19:00Z" w16du:dateUtc="2026-09-28T17:19:00Z">
        <w:r w:rsidR="002D2B5E" w:rsidRPr="00B3310A">
          <w:rPr>
            <w:rFonts w:ascii="Times New Roman" w:hAnsi="Times New Roman" w:cs="Times New Roman"/>
            <w:b/>
            <w:bCs/>
            <w:sz w:val="24"/>
            <w:szCs w:val="24"/>
          </w:rPr>
          <w:t>Yes</w:t>
        </w:r>
      </w:ins>
      <w:r w:rsidR="002D2B5E" w:rsidRPr="00B3310A">
        <w:rPr>
          <w:rFonts w:ascii="Times New Roman" w:hAnsi="Times New Roman" w:cs="Times New Roman"/>
          <w:sz w:val="24"/>
          <w:szCs w:val="24"/>
        </w:rPr>
        <w:t>,</w:t>
      </w:r>
      <w:r w:rsidRPr="00B3310A">
        <w:rPr>
          <w:rFonts w:ascii="Times New Roman" w:hAnsi="Times New Roman" w:cs="Times New Roman"/>
          <w:sz w:val="24"/>
          <w:szCs w:val="24"/>
        </w:rPr>
        <w:t xml:space="preserve"> prospective says they make their own healthcare decisions, continue to </w:t>
      </w:r>
      <w:del w:id="89" w:author="Robert Vlasnik" w:date="2026-09-28T12:19:00Z" w16du:dateUtc="2026-09-28T17:19:00Z">
        <w:r w:rsidRPr="007971E2">
          <w:rPr>
            <w:rFonts w:ascii="Times New Roman" w:hAnsi="Times New Roman" w:cs="Times New Roman"/>
            <w:sz w:val="24"/>
            <w:szCs w:val="24"/>
          </w:rPr>
          <w:delText>next qualifier question.</w:delText>
        </w:r>
        <w:r w:rsidRPr="009A2C30">
          <w:rPr>
            <w:rFonts w:ascii="Times New Roman" w:hAnsi="Times New Roman" w:cs="Times New Roman"/>
            <w:color w:val="FF0000"/>
            <w:sz w:val="24"/>
            <w:szCs w:val="24"/>
          </w:rPr>
          <w:delText xml:space="preserve"> </w:delText>
        </w:r>
      </w:del>
      <w:ins w:id="90" w:author="Robert Vlasnik" w:date="2026-09-28T12:19:00Z" w16du:dateUtc="2026-09-28T17:19:00Z">
        <w:r w:rsidR="00FD2B0D" w:rsidRPr="00B3310A">
          <w:rPr>
            <w:rFonts w:ascii="Times New Roman" w:hAnsi="Times New Roman" w:cs="Times New Roman"/>
            <w:b/>
            <w:bCs/>
            <w:sz w:val="24"/>
            <w:szCs w:val="24"/>
          </w:rPr>
          <w:t>Section 3</w:t>
        </w:r>
      </w:ins>
    </w:p>
    <w:p w14:paraId="6385C6FB" w14:textId="669D0B42" w:rsidR="00117991" w:rsidRPr="00AA1441" w:rsidRDefault="00117991">
      <w:pPr>
        <w:spacing w:after="0" w:line="276" w:lineRule="auto"/>
        <w:rPr>
          <w:rFonts w:ascii="Times New Roman" w:hAnsi="Times New Roman"/>
          <w:color w:val="FF0000"/>
          <w:sz w:val="18"/>
        </w:rPr>
        <w:pPrChange w:id="91" w:author="Robert Vlasnik" w:date="2026-09-28T12:19:00Z" w16du:dateUtc="2026-09-28T17:19:00Z">
          <w:pPr>
            <w:pStyle w:val="ListParagraph"/>
            <w:numPr>
              <w:ilvl w:val="2"/>
              <w:numId w:val="7"/>
            </w:numPr>
            <w:spacing w:line="276" w:lineRule="auto"/>
            <w:ind w:left="2160" w:hanging="180"/>
          </w:pPr>
        </w:pPrChange>
      </w:pPr>
      <w:r w:rsidRPr="00AA1441">
        <w:rPr>
          <w:rFonts w:ascii="Times New Roman" w:hAnsi="Times New Roman"/>
          <w:b/>
          <w:color w:val="FF0000"/>
          <w:sz w:val="18"/>
        </w:rPr>
        <w:t>(Agent note: Even if the beneficiary indicates they do not have a guardian or POA, throughout the call, be sure to be on the lookout for competency issues or other statements or questions that indicate that the individual generally consults with others to make this type of decision. If so, and even if that individual is not the POA, follow scripting below to invite the person to join the call). For example. If the member indicates another family member helps them with DR appointments, getting prescriptions, etc. the agent should clarify if that person is the POA and a part of the member's decision-making process.)</w:t>
      </w:r>
    </w:p>
    <w:p w14:paraId="00BE51C2" w14:textId="046A2DE0" w:rsidR="008B1CEF" w:rsidRPr="007971E2" w:rsidRDefault="008B1CEF">
      <w:pPr>
        <w:pStyle w:val="ListParagraph"/>
        <w:numPr>
          <w:ilvl w:val="1"/>
          <w:numId w:val="27"/>
        </w:numPr>
        <w:spacing w:after="0" w:line="276" w:lineRule="auto"/>
        <w:rPr>
          <w:rFonts w:ascii="Times New Roman" w:hAnsi="Times New Roman" w:cs="Times New Roman"/>
          <w:sz w:val="24"/>
          <w:szCs w:val="24"/>
        </w:rPr>
        <w:pPrChange w:id="92" w:author="Robert Vlasnik" w:date="2026-09-28T12:19:00Z" w16du:dateUtc="2026-09-28T17:19:00Z">
          <w:pPr>
            <w:pStyle w:val="ListParagraph"/>
            <w:numPr>
              <w:ilvl w:val="2"/>
              <w:numId w:val="7"/>
            </w:numPr>
            <w:spacing w:line="276" w:lineRule="auto"/>
            <w:ind w:left="2160" w:hanging="180"/>
          </w:pPr>
        </w:pPrChange>
      </w:pPr>
      <w:r w:rsidRPr="00B3310A">
        <w:rPr>
          <w:rFonts w:ascii="Times New Roman" w:hAnsi="Times New Roman" w:cs="Times New Roman"/>
          <w:sz w:val="24"/>
          <w:szCs w:val="24"/>
        </w:rPr>
        <w:t xml:space="preserve">If </w:t>
      </w:r>
      <w:del w:id="93" w:author="Robert Vlasnik" w:date="2026-09-28T12:19:00Z" w16du:dateUtc="2026-09-28T17:19:00Z">
        <w:r w:rsidRPr="007971E2">
          <w:rPr>
            <w:rFonts w:ascii="Times New Roman" w:hAnsi="Times New Roman" w:cs="Times New Roman"/>
            <w:sz w:val="24"/>
            <w:szCs w:val="24"/>
          </w:rPr>
          <w:delText>yes</w:delText>
        </w:r>
      </w:del>
      <w:ins w:id="94" w:author="Robert Vlasnik" w:date="2026-09-28T12:19:00Z" w16du:dateUtc="2026-09-28T17:19:00Z">
        <w:r w:rsidR="002D2B5E" w:rsidRPr="00B3310A">
          <w:rPr>
            <w:rFonts w:ascii="Times New Roman" w:hAnsi="Times New Roman" w:cs="Times New Roman"/>
            <w:b/>
            <w:bCs/>
            <w:sz w:val="24"/>
            <w:szCs w:val="24"/>
          </w:rPr>
          <w:t>No</w:t>
        </w:r>
      </w:ins>
      <w:r w:rsidRPr="00B3310A">
        <w:rPr>
          <w:rFonts w:ascii="Times New Roman" w:hAnsi="Times New Roman" w:cs="Times New Roman"/>
          <w:sz w:val="24"/>
          <w:szCs w:val="24"/>
        </w:rPr>
        <w:t>:</w:t>
      </w:r>
      <w:r w:rsidRPr="007971E2">
        <w:rPr>
          <w:rFonts w:ascii="Times New Roman" w:hAnsi="Times New Roman" w:cs="Times New Roman"/>
          <w:sz w:val="24"/>
          <w:szCs w:val="24"/>
        </w:rPr>
        <w:t xml:space="preserve"> “</w:t>
      </w:r>
      <w:r w:rsidRPr="007971E2">
        <w:rPr>
          <w:rFonts w:ascii="Times New Roman" w:hAnsi="Times New Roman" w:cs="Times New Roman"/>
          <w:i/>
          <w:iCs/>
          <w:sz w:val="24"/>
          <w:szCs w:val="24"/>
        </w:rPr>
        <w:t>Would you like to have that person on this call to help discuss plans today</w:t>
      </w:r>
      <w:r w:rsidRPr="007971E2">
        <w:rPr>
          <w:rFonts w:ascii="Times New Roman" w:hAnsi="Times New Roman" w:cs="Times New Roman"/>
          <w:sz w:val="24"/>
          <w:szCs w:val="24"/>
        </w:rPr>
        <w:t xml:space="preserve">?” </w:t>
      </w:r>
    </w:p>
    <w:p w14:paraId="205325C4" w14:textId="2C2D0618" w:rsidR="008B1CEF" w:rsidRPr="00774322" w:rsidRDefault="008B1CEF">
      <w:pPr>
        <w:pStyle w:val="ListParagraph"/>
        <w:numPr>
          <w:ilvl w:val="0"/>
          <w:numId w:val="28"/>
        </w:numPr>
        <w:spacing w:line="276" w:lineRule="auto"/>
        <w:rPr>
          <w:rFonts w:ascii="Times New Roman" w:hAnsi="Times New Roman" w:cs="Times New Roman"/>
          <w:sz w:val="24"/>
          <w:szCs w:val="24"/>
        </w:rPr>
        <w:pPrChange w:id="95" w:author="Robert Vlasnik" w:date="2026-09-28T12:19:00Z" w16du:dateUtc="2026-09-28T17:19:00Z">
          <w:pPr>
            <w:pStyle w:val="ListParagraph"/>
            <w:numPr>
              <w:ilvl w:val="3"/>
              <w:numId w:val="7"/>
            </w:numPr>
            <w:spacing w:line="276" w:lineRule="auto"/>
            <w:ind w:left="2880" w:hanging="360"/>
          </w:pPr>
        </w:pPrChange>
      </w:pPr>
      <w:r w:rsidRPr="00AA1441">
        <w:rPr>
          <w:rFonts w:ascii="Times New Roman" w:hAnsi="Times New Roman"/>
          <w:b/>
          <w:sz w:val="24"/>
        </w:rPr>
        <w:t xml:space="preserve">If </w:t>
      </w:r>
      <w:del w:id="96" w:author="Robert Vlasnik" w:date="2026-09-28T12:19:00Z" w16du:dateUtc="2026-09-28T17:19:00Z">
        <w:r w:rsidRPr="007971E2">
          <w:rPr>
            <w:rFonts w:ascii="Times New Roman" w:hAnsi="Times New Roman" w:cs="Times New Roman"/>
            <w:sz w:val="24"/>
            <w:szCs w:val="24"/>
          </w:rPr>
          <w:delText>yes</w:delText>
        </w:r>
      </w:del>
      <w:ins w:id="97" w:author="Robert Vlasnik" w:date="2026-09-28T12:19:00Z" w16du:dateUtc="2026-09-28T17:19:00Z">
        <w:r w:rsidR="00CC2391">
          <w:rPr>
            <w:rFonts w:ascii="Times New Roman" w:hAnsi="Times New Roman" w:cs="Times New Roman"/>
            <w:b/>
            <w:bCs/>
            <w:sz w:val="24"/>
            <w:szCs w:val="24"/>
          </w:rPr>
          <w:t>Y</w:t>
        </w:r>
        <w:r w:rsidRPr="007E3270">
          <w:rPr>
            <w:rFonts w:ascii="Times New Roman" w:hAnsi="Times New Roman" w:cs="Times New Roman"/>
            <w:b/>
            <w:bCs/>
            <w:sz w:val="24"/>
            <w:szCs w:val="24"/>
          </w:rPr>
          <w:t>es</w:t>
        </w:r>
      </w:ins>
      <w:r w:rsidRPr="00AA1441">
        <w:rPr>
          <w:rFonts w:ascii="Times New Roman" w:hAnsi="Times New Roman"/>
          <w:b/>
          <w:sz w:val="24"/>
        </w:rPr>
        <w:t>:</w:t>
      </w:r>
      <w:r w:rsidRPr="00774322">
        <w:rPr>
          <w:rFonts w:ascii="Times New Roman" w:hAnsi="Times New Roman" w:cs="Times New Roman"/>
          <w:sz w:val="24"/>
          <w:szCs w:val="24"/>
        </w:rPr>
        <w:t xml:space="preserve"> “</w:t>
      </w:r>
      <w:r w:rsidRPr="00774322">
        <w:rPr>
          <w:rFonts w:ascii="Times New Roman" w:hAnsi="Times New Roman" w:cs="Times New Roman"/>
          <w:i/>
          <w:iCs/>
          <w:sz w:val="24"/>
          <w:szCs w:val="24"/>
        </w:rPr>
        <w:t>Are they available now or should we discuss at a later time when they are available</w:t>
      </w:r>
      <w:r w:rsidRPr="00774322">
        <w:rPr>
          <w:rFonts w:ascii="Times New Roman" w:hAnsi="Times New Roman" w:cs="Times New Roman"/>
          <w:sz w:val="24"/>
          <w:szCs w:val="24"/>
        </w:rPr>
        <w:t xml:space="preserve">?” </w:t>
      </w:r>
    </w:p>
    <w:p w14:paraId="30DCA314" w14:textId="44D869CA" w:rsidR="008B1CEF" w:rsidRDefault="008B1CEF">
      <w:pPr>
        <w:pStyle w:val="ListParagraph"/>
        <w:numPr>
          <w:ilvl w:val="3"/>
          <w:numId w:val="7"/>
        </w:numPr>
        <w:spacing w:after="0" w:line="276" w:lineRule="auto"/>
        <w:rPr>
          <w:rFonts w:ascii="Times New Roman" w:hAnsi="Times New Roman" w:cs="Times New Roman"/>
          <w:sz w:val="24"/>
          <w:szCs w:val="24"/>
        </w:rPr>
        <w:pPrChange w:id="98" w:author="Robert Vlasnik" w:date="2026-09-28T12:19:00Z" w16du:dateUtc="2026-09-28T17:19:00Z">
          <w:pPr>
            <w:pStyle w:val="ListParagraph"/>
            <w:numPr>
              <w:ilvl w:val="4"/>
              <w:numId w:val="7"/>
            </w:numPr>
            <w:spacing w:line="276" w:lineRule="auto"/>
            <w:ind w:left="3600" w:hanging="360"/>
          </w:pPr>
        </w:pPrChange>
      </w:pPr>
      <w:r w:rsidRPr="007971E2">
        <w:rPr>
          <w:rFonts w:ascii="Times New Roman" w:hAnsi="Times New Roman" w:cs="Times New Roman"/>
          <w:sz w:val="24"/>
          <w:szCs w:val="24"/>
        </w:rPr>
        <w:t>If available and person joins the call, ask: “</w:t>
      </w:r>
      <w:r w:rsidRPr="007971E2">
        <w:rPr>
          <w:rFonts w:ascii="Times New Roman" w:hAnsi="Times New Roman" w:cs="Times New Roman"/>
          <w:i/>
          <w:iCs/>
          <w:sz w:val="24"/>
          <w:szCs w:val="24"/>
        </w:rPr>
        <w:t xml:space="preserve">Are you the legal representative or someone who is legally able to act on behalf of </w:t>
      </w:r>
      <w:r w:rsidRPr="007971E2">
        <w:rPr>
          <w:rFonts w:ascii="Times New Roman" w:hAnsi="Times New Roman" w:cs="Times New Roman"/>
          <w:i/>
          <w:iCs/>
          <w:sz w:val="24"/>
          <w:szCs w:val="24"/>
        </w:rPr>
        <w:lastRenderedPageBreak/>
        <w:t xml:space="preserve">the beneficiary? For example, do you have a durable Power of Attorney or court appointed guardianship that allows you to make </w:t>
      </w:r>
      <w:r w:rsidRPr="00766503">
        <w:rPr>
          <w:rFonts w:ascii="Times New Roman" w:hAnsi="Times New Roman" w:cs="Times New Roman"/>
          <w:i/>
          <w:iCs/>
          <w:sz w:val="24"/>
          <w:szCs w:val="24"/>
        </w:rPr>
        <w:t>medical and insurance decisions for them</w:t>
      </w:r>
      <w:del w:id="99" w:author="Robert Vlasnik" w:date="2026-09-28T12:19:00Z" w16du:dateUtc="2026-09-28T17:19:00Z">
        <w:r w:rsidRPr="007971E2">
          <w:rPr>
            <w:rFonts w:ascii="Times New Roman" w:hAnsi="Times New Roman" w:cs="Times New Roman"/>
            <w:i/>
            <w:iCs/>
            <w:sz w:val="24"/>
            <w:szCs w:val="24"/>
          </w:rPr>
          <w:delText>?</w:delText>
        </w:r>
        <w:r w:rsidRPr="007971E2">
          <w:rPr>
            <w:rFonts w:ascii="Times New Roman" w:hAnsi="Times New Roman" w:cs="Times New Roman"/>
            <w:sz w:val="24"/>
            <w:szCs w:val="24"/>
          </w:rPr>
          <w:delText xml:space="preserve"> ”</w:delText>
        </w:r>
      </w:del>
      <w:ins w:id="100" w:author="Robert Vlasnik" w:date="2026-09-28T12:19:00Z" w16du:dateUtc="2026-09-28T17:19:00Z">
        <w:r w:rsidR="00C70987" w:rsidRPr="00766503">
          <w:rPr>
            <w:rFonts w:ascii="Times New Roman" w:hAnsi="Times New Roman" w:cs="Times New Roman"/>
            <w:i/>
            <w:iCs/>
            <w:sz w:val="24"/>
            <w:szCs w:val="24"/>
          </w:rPr>
          <w:t>?</w:t>
        </w:r>
        <w:r w:rsidR="00C70987" w:rsidRPr="00766503">
          <w:rPr>
            <w:rFonts w:ascii="Times New Roman" w:hAnsi="Times New Roman" w:cs="Times New Roman"/>
            <w:sz w:val="24"/>
            <w:szCs w:val="24"/>
          </w:rPr>
          <w:t>”</w:t>
        </w:r>
        <w:r w:rsidR="00531033" w:rsidRPr="00766503">
          <w:rPr>
            <w:rFonts w:ascii="Times New Roman" w:hAnsi="Times New Roman" w:cs="Times New Roman"/>
            <w:sz w:val="24"/>
            <w:szCs w:val="24"/>
          </w:rPr>
          <w:t xml:space="preserve"> </w:t>
        </w:r>
        <w:r w:rsidR="007273ED" w:rsidRPr="00766503">
          <w:rPr>
            <w:rFonts w:ascii="Times New Roman" w:hAnsi="Times New Roman" w:cs="Times New Roman"/>
            <w:sz w:val="24"/>
            <w:szCs w:val="24"/>
          </w:rPr>
          <w:t xml:space="preserve">   </w:t>
        </w:r>
      </w:ins>
    </w:p>
    <w:p w14:paraId="3E76E632" w14:textId="41B90F85" w:rsidR="00117991" w:rsidRPr="00117991" w:rsidRDefault="008B1CEF" w:rsidP="00117991">
      <w:pPr>
        <w:spacing w:after="0" w:line="276" w:lineRule="auto"/>
        <w:rPr>
          <w:ins w:id="101" w:author="Robert Vlasnik" w:date="2026-09-28T12:19:00Z" w16du:dateUtc="2026-09-28T17:19:00Z"/>
          <w:rFonts w:ascii="Times New Roman" w:hAnsi="Times New Roman" w:cs="Times New Roman"/>
          <w:b/>
          <w:bCs/>
          <w:color w:val="FF0000"/>
          <w:sz w:val="18"/>
          <w:szCs w:val="18"/>
        </w:rPr>
      </w:pPr>
      <w:del w:id="102" w:author="Robert Vlasnik" w:date="2026-09-28T12:19:00Z" w16du:dateUtc="2026-09-28T17:19:00Z">
        <w:r w:rsidRPr="007971E2">
          <w:rPr>
            <w:rFonts w:ascii="Times New Roman" w:hAnsi="Times New Roman" w:cs="Times New Roman"/>
            <w:sz w:val="24"/>
            <w:szCs w:val="24"/>
          </w:rPr>
          <w:delText>If yes</w:delText>
        </w:r>
      </w:del>
      <w:ins w:id="103" w:author="Robert Vlasnik" w:date="2026-09-28T12:19:00Z" w16du:dateUtc="2026-09-28T17:19:00Z">
        <w:r w:rsidR="00117991" w:rsidRPr="00117991">
          <w:rPr>
            <w:rFonts w:ascii="Times New Roman" w:hAnsi="Times New Roman" w:cs="Times New Roman"/>
            <w:b/>
            <w:bCs/>
            <w:color w:val="FF0000"/>
            <w:sz w:val="18"/>
            <w:szCs w:val="18"/>
          </w:rPr>
          <w:t>(Agent note: If yes to POA the agent is not permitted to conduct enrollment without POA present)</w:t>
        </w:r>
      </w:ins>
    </w:p>
    <w:p w14:paraId="1B68F133" w14:textId="2540D019" w:rsidR="008B1CEF" w:rsidRPr="00766503" w:rsidRDefault="008B1CEF">
      <w:pPr>
        <w:pStyle w:val="ListParagraph"/>
        <w:numPr>
          <w:ilvl w:val="4"/>
          <w:numId w:val="29"/>
        </w:numPr>
        <w:spacing w:after="0" w:line="276" w:lineRule="auto"/>
        <w:rPr>
          <w:rFonts w:ascii="Times New Roman" w:hAnsi="Times New Roman" w:cs="Times New Roman"/>
          <w:sz w:val="24"/>
          <w:szCs w:val="24"/>
        </w:rPr>
        <w:pPrChange w:id="104" w:author="Robert Vlasnik" w:date="2026-09-28T12:19:00Z" w16du:dateUtc="2026-09-28T17:19:00Z">
          <w:pPr>
            <w:pStyle w:val="ListParagraph"/>
            <w:numPr>
              <w:ilvl w:val="5"/>
              <w:numId w:val="7"/>
            </w:numPr>
            <w:spacing w:line="276" w:lineRule="auto"/>
            <w:ind w:left="4500" w:hanging="360"/>
          </w:pPr>
        </w:pPrChange>
      </w:pPr>
      <w:ins w:id="105" w:author="Robert Vlasnik" w:date="2026-09-28T12:19:00Z" w16du:dateUtc="2026-09-28T17:19:00Z">
        <w:r w:rsidRPr="007E3270">
          <w:rPr>
            <w:rFonts w:ascii="Times New Roman" w:hAnsi="Times New Roman" w:cs="Times New Roman"/>
            <w:b/>
            <w:bCs/>
            <w:sz w:val="24"/>
            <w:szCs w:val="24"/>
          </w:rPr>
          <w:t xml:space="preserve">If </w:t>
        </w:r>
        <w:proofErr w:type="gramStart"/>
        <w:r w:rsidR="00CC2391">
          <w:rPr>
            <w:rFonts w:ascii="Times New Roman" w:hAnsi="Times New Roman" w:cs="Times New Roman"/>
            <w:b/>
            <w:bCs/>
            <w:sz w:val="24"/>
            <w:szCs w:val="24"/>
          </w:rPr>
          <w:t>Y</w:t>
        </w:r>
        <w:r w:rsidRPr="007E3270">
          <w:rPr>
            <w:rFonts w:ascii="Times New Roman" w:hAnsi="Times New Roman" w:cs="Times New Roman"/>
            <w:b/>
            <w:bCs/>
            <w:sz w:val="24"/>
            <w:szCs w:val="24"/>
          </w:rPr>
          <w:t>es</w:t>
        </w:r>
      </w:ins>
      <w:proofErr w:type="gramEnd"/>
      <w:r w:rsidRPr="00766503">
        <w:rPr>
          <w:rFonts w:ascii="Times New Roman" w:hAnsi="Times New Roman" w:cs="Times New Roman"/>
          <w:sz w:val="24"/>
          <w:szCs w:val="24"/>
        </w:rPr>
        <w:t>, “</w:t>
      </w:r>
      <w:r w:rsidRPr="00766503">
        <w:rPr>
          <w:rFonts w:ascii="Times New Roman" w:hAnsi="Times New Roman" w:cs="Times New Roman"/>
          <w:i/>
          <w:iCs/>
          <w:sz w:val="24"/>
          <w:szCs w:val="24"/>
        </w:rPr>
        <w:t xml:space="preserve">Ok, may I have your name, and what is your relationship </w:t>
      </w:r>
      <w:r w:rsidRPr="007971E2">
        <w:rPr>
          <w:rFonts w:ascii="Times New Roman" w:hAnsi="Times New Roman" w:cs="Times New Roman"/>
          <w:i/>
          <w:iCs/>
          <w:sz w:val="24"/>
          <w:szCs w:val="24"/>
        </w:rPr>
        <w:t>to the beneficiary? Are you the legal representative or someone who is legally authorized to act on behalf of the beneficiary under the applicable state law? And can you provide written documentation evidencing your authority if requested by CMS</w:t>
      </w:r>
      <w:r w:rsidRPr="00766503">
        <w:rPr>
          <w:rFonts w:ascii="Times New Roman" w:hAnsi="Times New Roman" w:cs="Times New Roman"/>
          <w:i/>
          <w:iCs/>
          <w:sz w:val="24"/>
          <w:szCs w:val="24"/>
        </w:rPr>
        <w:t>?</w:t>
      </w:r>
      <w:del w:id="106" w:author="Robert Vlasnik" w:date="2026-09-28T12:19:00Z" w16du:dateUtc="2026-09-28T17:19:00Z">
        <w:r w:rsidRPr="007971E2">
          <w:rPr>
            <w:rFonts w:ascii="Times New Roman" w:hAnsi="Times New Roman" w:cs="Times New Roman"/>
            <w:i/>
            <w:iCs/>
            <w:sz w:val="24"/>
            <w:szCs w:val="24"/>
          </w:rPr>
          <w:delText xml:space="preserve">  For example, do you have a durable Power of Attorney, or a court appointed guardianship</w:delText>
        </w:r>
        <w:r w:rsidRPr="007971E2">
          <w:rPr>
            <w:rFonts w:ascii="Times New Roman" w:hAnsi="Times New Roman" w:cs="Times New Roman"/>
            <w:sz w:val="24"/>
            <w:szCs w:val="24"/>
          </w:rPr>
          <w:delText>?”</w:delText>
        </w:r>
      </w:del>
    </w:p>
    <w:p w14:paraId="243E037E" w14:textId="5AD27CCC" w:rsidR="00531033" w:rsidRDefault="008B1CEF" w:rsidP="00297AFD">
      <w:pPr>
        <w:pStyle w:val="ListParagraph"/>
        <w:numPr>
          <w:ilvl w:val="5"/>
          <w:numId w:val="7"/>
        </w:numPr>
        <w:spacing w:line="276" w:lineRule="auto"/>
        <w:rPr>
          <w:ins w:id="107" w:author="Robert Vlasnik" w:date="2026-09-28T12:19:00Z" w16du:dateUtc="2026-09-28T17:19:00Z"/>
          <w:rFonts w:ascii="Times New Roman" w:hAnsi="Times New Roman" w:cs="Times New Roman"/>
          <w:sz w:val="24"/>
          <w:szCs w:val="24"/>
        </w:rPr>
      </w:pPr>
      <w:del w:id="108" w:author="Robert Vlasnik" w:date="2026-09-28T12:19:00Z" w16du:dateUtc="2026-09-28T17:19:00Z">
        <w:r w:rsidRPr="007971E2">
          <w:rPr>
            <w:rFonts w:ascii="Times New Roman" w:hAnsi="Times New Roman" w:cs="Times New Roman"/>
            <w:sz w:val="24"/>
            <w:szCs w:val="24"/>
          </w:rPr>
          <w:delText>If no</w:delText>
        </w:r>
      </w:del>
      <w:ins w:id="109" w:author="Robert Vlasnik" w:date="2026-09-28T12:19:00Z" w16du:dateUtc="2026-09-28T17:19:00Z">
        <w:r w:rsidR="00531033" w:rsidRPr="007E3270">
          <w:rPr>
            <w:rFonts w:ascii="Times New Roman" w:hAnsi="Times New Roman" w:cs="Times New Roman"/>
            <w:b/>
            <w:bCs/>
            <w:sz w:val="24"/>
            <w:szCs w:val="24"/>
          </w:rPr>
          <w:t xml:space="preserve">If </w:t>
        </w:r>
        <w:r w:rsidR="00CC2391">
          <w:rPr>
            <w:rFonts w:ascii="Times New Roman" w:hAnsi="Times New Roman" w:cs="Times New Roman"/>
            <w:b/>
            <w:bCs/>
            <w:sz w:val="24"/>
            <w:szCs w:val="24"/>
          </w:rPr>
          <w:t>Y</w:t>
        </w:r>
        <w:r w:rsidR="00531033" w:rsidRPr="007E3270">
          <w:rPr>
            <w:rFonts w:ascii="Times New Roman" w:hAnsi="Times New Roman" w:cs="Times New Roman"/>
            <w:b/>
            <w:bCs/>
            <w:sz w:val="24"/>
            <w:szCs w:val="24"/>
          </w:rPr>
          <w:t>es</w:t>
        </w:r>
        <w:r w:rsidR="00531033">
          <w:rPr>
            <w:rFonts w:ascii="Times New Roman" w:hAnsi="Times New Roman" w:cs="Times New Roman"/>
            <w:sz w:val="24"/>
            <w:szCs w:val="24"/>
          </w:rPr>
          <w:t xml:space="preserve"> </w:t>
        </w:r>
        <w:r w:rsidR="00531033" w:rsidRPr="00AB3EAA">
          <w:rPr>
            <w:rFonts w:ascii="Times New Roman" w:hAnsi="Times New Roman" w:cs="Times New Roman"/>
            <w:i/>
            <w:sz w:val="24"/>
            <w:szCs w:val="24"/>
          </w:rPr>
          <w:t>“Okay, as a reminder all calls are recorded for quality assurance and training purposes, is it okay if I continue?”</w:t>
        </w:r>
        <w:r w:rsidR="00531033">
          <w:rPr>
            <w:rFonts w:ascii="Times New Roman" w:hAnsi="Times New Roman" w:cs="Times New Roman"/>
            <w:sz w:val="24"/>
            <w:szCs w:val="24"/>
          </w:rPr>
          <w:t xml:space="preserve"> </w:t>
        </w:r>
      </w:ins>
    </w:p>
    <w:p w14:paraId="7A18B9A8" w14:textId="74E4F5AD" w:rsidR="00531033" w:rsidRDefault="00531033" w:rsidP="00297AFD">
      <w:pPr>
        <w:pStyle w:val="ListParagraph"/>
        <w:numPr>
          <w:ilvl w:val="6"/>
          <w:numId w:val="31"/>
        </w:numPr>
        <w:spacing w:line="276" w:lineRule="auto"/>
        <w:rPr>
          <w:ins w:id="110" w:author="Robert Vlasnik" w:date="2026-09-28T12:19:00Z" w16du:dateUtc="2026-09-28T17:19:00Z"/>
          <w:rFonts w:ascii="Times New Roman" w:hAnsi="Times New Roman" w:cs="Times New Roman"/>
          <w:sz w:val="24"/>
          <w:szCs w:val="24"/>
        </w:rPr>
      </w:pPr>
      <w:ins w:id="111" w:author="Robert Vlasnik" w:date="2026-09-28T12:19:00Z" w16du:dateUtc="2026-09-28T17:19:00Z">
        <w:r w:rsidRPr="007E3270">
          <w:rPr>
            <w:rFonts w:ascii="Times New Roman" w:hAnsi="Times New Roman" w:cs="Times New Roman"/>
            <w:b/>
            <w:bCs/>
            <w:sz w:val="24"/>
            <w:szCs w:val="24"/>
          </w:rPr>
          <w:t xml:space="preserve">If </w:t>
        </w:r>
        <w:proofErr w:type="gramStart"/>
        <w:r w:rsidR="00CC2391">
          <w:rPr>
            <w:rFonts w:ascii="Times New Roman" w:hAnsi="Times New Roman" w:cs="Times New Roman"/>
            <w:b/>
            <w:bCs/>
            <w:sz w:val="24"/>
            <w:szCs w:val="24"/>
          </w:rPr>
          <w:t>Y</w:t>
        </w:r>
        <w:r w:rsidRPr="007E3270">
          <w:rPr>
            <w:rFonts w:ascii="Times New Roman" w:hAnsi="Times New Roman" w:cs="Times New Roman"/>
            <w:b/>
            <w:bCs/>
            <w:sz w:val="24"/>
            <w:szCs w:val="24"/>
          </w:rPr>
          <w:t>es</w:t>
        </w:r>
        <w:proofErr w:type="gramEnd"/>
        <w:r>
          <w:rPr>
            <w:rFonts w:ascii="Times New Roman" w:hAnsi="Times New Roman" w:cs="Times New Roman"/>
            <w:sz w:val="24"/>
            <w:szCs w:val="24"/>
          </w:rPr>
          <w:t xml:space="preserve"> go back to Section 1.3 and provide POA with TPMO disclaimer before moving on to Section 3: Scope of Appointment. </w:t>
        </w:r>
      </w:ins>
    </w:p>
    <w:p w14:paraId="21976DC6" w14:textId="7ED8E2B0" w:rsidR="00531033" w:rsidRPr="00AB3EAA" w:rsidRDefault="00531033" w:rsidP="00297AFD">
      <w:pPr>
        <w:pStyle w:val="ListParagraph"/>
        <w:numPr>
          <w:ilvl w:val="6"/>
          <w:numId w:val="31"/>
        </w:numPr>
        <w:spacing w:line="276" w:lineRule="auto"/>
        <w:rPr>
          <w:ins w:id="112" w:author="Robert Vlasnik" w:date="2026-09-28T12:19:00Z" w16du:dateUtc="2026-09-28T17:19:00Z"/>
          <w:rFonts w:ascii="Times New Roman" w:hAnsi="Times New Roman" w:cs="Times New Roman"/>
          <w:sz w:val="24"/>
          <w:szCs w:val="24"/>
        </w:rPr>
      </w:pPr>
      <w:ins w:id="113" w:author="Robert Vlasnik" w:date="2026-09-28T12:19:00Z" w16du:dateUtc="2026-09-28T17:19:00Z">
        <w:r w:rsidRPr="007E3270">
          <w:rPr>
            <w:rFonts w:ascii="Times New Roman" w:hAnsi="Times New Roman" w:cs="Times New Roman"/>
            <w:b/>
            <w:bCs/>
            <w:sz w:val="24"/>
            <w:szCs w:val="24"/>
          </w:rPr>
          <w:t xml:space="preserve">If </w:t>
        </w:r>
        <w:r w:rsidR="007E3270">
          <w:rPr>
            <w:rFonts w:ascii="Times New Roman" w:hAnsi="Times New Roman" w:cs="Times New Roman"/>
            <w:b/>
            <w:bCs/>
            <w:sz w:val="24"/>
            <w:szCs w:val="24"/>
          </w:rPr>
          <w:t>N</w:t>
        </w:r>
        <w:r w:rsidRPr="007E3270">
          <w:rPr>
            <w:rFonts w:ascii="Times New Roman" w:hAnsi="Times New Roman" w:cs="Times New Roman"/>
            <w:b/>
            <w:bCs/>
            <w:sz w:val="24"/>
            <w:szCs w:val="24"/>
          </w:rPr>
          <w:t>o</w:t>
        </w:r>
        <w:r>
          <w:rPr>
            <w:rFonts w:ascii="Times New Roman" w:hAnsi="Times New Roman" w:cs="Times New Roman"/>
            <w:sz w:val="24"/>
            <w:szCs w:val="24"/>
          </w:rPr>
          <w:t xml:space="preserve"> end the call using Section </w:t>
        </w:r>
        <w:r w:rsidR="00F509F2">
          <w:rPr>
            <w:rFonts w:ascii="Times New Roman" w:hAnsi="Times New Roman" w:cs="Times New Roman"/>
            <w:sz w:val="24"/>
            <w:szCs w:val="24"/>
          </w:rPr>
          <w:t>8</w:t>
        </w:r>
        <w:r>
          <w:rPr>
            <w:rFonts w:ascii="Times New Roman" w:hAnsi="Times New Roman" w:cs="Times New Roman"/>
            <w:sz w:val="24"/>
            <w:szCs w:val="24"/>
          </w:rPr>
          <w:t xml:space="preserve"> (call closing) </w:t>
        </w:r>
      </w:ins>
    </w:p>
    <w:p w14:paraId="23F9F2D4" w14:textId="00C3436C" w:rsidR="008B1CEF" w:rsidRPr="007971E2" w:rsidRDefault="008B1CEF">
      <w:pPr>
        <w:pStyle w:val="ListParagraph"/>
        <w:numPr>
          <w:ilvl w:val="4"/>
          <w:numId w:val="30"/>
        </w:numPr>
        <w:spacing w:line="276" w:lineRule="auto"/>
        <w:rPr>
          <w:rFonts w:ascii="Times New Roman" w:hAnsi="Times New Roman" w:cs="Times New Roman"/>
          <w:sz w:val="24"/>
          <w:szCs w:val="24"/>
        </w:rPr>
        <w:pPrChange w:id="114" w:author="Robert Vlasnik" w:date="2026-09-28T12:19:00Z" w16du:dateUtc="2026-09-28T17:19:00Z">
          <w:pPr>
            <w:pStyle w:val="ListParagraph"/>
            <w:numPr>
              <w:ilvl w:val="5"/>
              <w:numId w:val="7"/>
            </w:numPr>
            <w:spacing w:line="276" w:lineRule="auto"/>
            <w:ind w:left="4500" w:hanging="360"/>
          </w:pPr>
        </w:pPrChange>
      </w:pPr>
      <w:ins w:id="115" w:author="Robert Vlasnik" w:date="2026-09-28T12:19:00Z" w16du:dateUtc="2026-09-28T17:19:00Z">
        <w:r w:rsidRPr="007E3270">
          <w:rPr>
            <w:rFonts w:ascii="Times New Roman" w:hAnsi="Times New Roman" w:cs="Times New Roman"/>
            <w:b/>
            <w:bCs/>
            <w:sz w:val="24"/>
            <w:szCs w:val="24"/>
          </w:rPr>
          <w:t xml:space="preserve">If </w:t>
        </w:r>
        <w:r w:rsidR="007E3270">
          <w:rPr>
            <w:rFonts w:ascii="Times New Roman" w:hAnsi="Times New Roman" w:cs="Times New Roman"/>
            <w:b/>
            <w:bCs/>
            <w:sz w:val="24"/>
            <w:szCs w:val="24"/>
          </w:rPr>
          <w:t>N</w:t>
        </w:r>
        <w:r w:rsidRPr="007E3270">
          <w:rPr>
            <w:rFonts w:ascii="Times New Roman" w:hAnsi="Times New Roman" w:cs="Times New Roman"/>
            <w:b/>
            <w:bCs/>
            <w:sz w:val="24"/>
            <w:szCs w:val="24"/>
          </w:rPr>
          <w:t>o</w:t>
        </w:r>
      </w:ins>
      <w:r w:rsidRPr="007971E2">
        <w:rPr>
          <w:rFonts w:ascii="Times New Roman" w:hAnsi="Times New Roman" w:cs="Times New Roman"/>
          <w:sz w:val="24"/>
          <w:szCs w:val="24"/>
        </w:rPr>
        <w:t>, “</w:t>
      </w:r>
      <w:r w:rsidRPr="007971E2">
        <w:rPr>
          <w:rFonts w:ascii="Times New Roman" w:hAnsi="Times New Roman" w:cs="Times New Roman"/>
          <w:i/>
          <w:iCs/>
          <w:sz w:val="24"/>
          <w:szCs w:val="24"/>
        </w:rPr>
        <w:t xml:space="preserve">Okay, great. You can both stay on the line, and we can continue our conversation, but if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beneficiary name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decides to enroll in a plan today, he/she will need to remain on the call and complete the enrollment himself/herself.”</w:t>
      </w:r>
      <w:r w:rsidRPr="007971E2">
        <w:rPr>
          <w:rFonts w:ascii="Times New Roman" w:hAnsi="Times New Roman" w:cs="Times New Roman"/>
          <w:sz w:val="24"/>
          <w:szCs w:val="24"/>
        </w:rPr>
        <w:t xml:space="preserve">  </w:t>
      </w:r>
    </w:p>
    <w:p w14:paraId="46E5812D" w14:textId="7C48697B" w:rsidR="008B1CEF" w:rsidRPr="007971E2" w:rsidRDefault="008B1CEF">
      <w:pPr>
        <w:pStyle w:val="ListParagraph"/>
        <w:numPr>
          <w:ilvl w:val="4"/>
          <w:numId w:val="30"/>
        </w:numPr>
        <w:spacing w:line="276" w:lineRule="auto"/>
        <w:rPr>
          <w:rFonts w:ascii="Times New Roman" w:hAnsi="Times New Roman" w:cs="Times New Roman"/>
          <w:sz w:val="24"/>
          <w:szCs w:val="24"/>
        </w:rPr>
        <w:pPrChange w:id="116" w:author="Robert Vlasnik" w:date="2026-09-28T12:19:00Z" w16du:dateUtc="2026-09-28T17:19:00Z">
          <w:pPr>
            <w:pStyle w:val="ListParagraph"/>
            <w:numPr>
              <w:ilvl w:val="5"/>
              <w:numId w:val="7"/>
            </w:numPr>
            <w:spacing w:line="276" w:lineRule="auto"/>
            <w:ind w:left="4500" w:hanging="360"/>
          </w:pPr>
        </w:pPrChange>
      </w:pPr>
      <w:r w:rsidRPr="00AA1441">
        <w:rPr>
          <w:rFonts w:ascii="Times New Roman" w:hAnsi="Times New Roman"/>
          <w:b/>
          <w:sz w:val="24"/>
        </w:rPr>
        <w:t xml:space="preserve">If </w:t>
      </w:r>
      <w:del w:id="117" w:author="Robert Vlasnik" w:date="2026-09-28T12:19:00Z" w16du:dateUtc="2026-09-28T17:19:00Z">
        <w:r w:rsidRPr="007971E2">
          <w:rPr>
            <w:rFonts w:ascii="Times New Roman" w:hAnsi="Times New Roman" w:cs="Times New Roman"/>
            <w:sz w:val="24"/>
            <w:szCs w:val="24"/>
          </w:rPr>
          <w:delText>no</w:delText>
        </w:r>
      </w:del>
      <w:ins w:id="118" w:author="Robert Vlasnik" w:date="2026-09-28T12:19:00Z" w16du:dateUtc="2026-09-28T17:19:00Z">
        <w:r w:rsidR="007E3270">
          <w:rPr>
            <w:rFonts w:ascii="Times New Roman" w:hAnsi="Times New Roman" w:cs="Times New Roman"/>
            <w:b/>
            <w:bCs/>
            <w:sz w:val="24"/>
            <w:szCs w:val="24"/>
          </w:rPr>
          <w:t>N</w:t>
        </w:r>
        <w:r w:rsidRPr="007E3270">
          <w:rPr>
            <w:rFonts w:ascii="Times New Roman" w:hAnsi="Times New Roman" w:cs="Times New Roman"/>
            <w:b/>
            <w:bCs/>
            <w:sz w:val="24"/>
            <w:szCs w:val="24"/>
          </w:rPr>
          <w:t>o</w:t>
        </w:r>
      </w:ins>
      <w:r w:rsidRPr="007971E2">
        <w:rPr>
          <w:rFonts w:ascii="Times New Roman" w:hAnsi="Times New Roman" w:cs="Times New Roman"/>
          <w:sz w:val="24"/>
          <w:szCs w:val="24"/>
        </w:rPr>
        <w:t xml:space="preserve"> (for someone else), “</w:t>
      </w:r>
      <w:r w:rsidRPr="007971E2">
        <w:rPr>
          <w:rFonts w:ascii="Times New Roman" w:hAnsi="Times New Roman" w:cs="Times New Roman"/>
          <w:i/>
          <w:iCs/>
          <w:sz w:val="24"/>
          <w:szCs w:val="24"/>
        </w:rPr>
        <w:t>Ok, no problem. I can give you general information about the Medicare plans, bu</w:t>
      </w:r>
      <w:r w:rsidRPr="007971E2">
        <w:rPr>
          <w:rFonts w:ascii="Times New Roman" w:hAnsi="Times New Roman" w:cs="Times New Roman"/>
          <w:i/>
          <w:iCs/>
          <w:color w:val="000000" w:themeColor="text1"/>
          <w:sz w:val="24"/>
          <w:szCs w:val="24"/>
        </w:rPr>
        <w:t>t</w:t>
      </w:r>
      <w:r w:rsidR="00B416E5" w:rsidRPr="007971E2">
        <w:rPr>
          <w:rFonts w:ascii="Times New Roman" w:hAnsi="Times New Roman" w:cs="Times New Roman"/>
          <w:i/>
          <w:iCs/>
          <w:color w:val="000000" w:themeColor="text1"/>
          <w:sz w:val="24"/>
          <w:szCs w:val="24"/>
        </w:rPr>
        <w:t xml:space="preserve"> if they are your legal representative</w:t>
      </w:r>
      <w:r w:rsidRPr="007971E2">
        <w:rPr>
          <w:rFonts w:ascii="Times New Roman" w:hAnsi="Times New Roman" w:cs="Times New Roman"/>
          <w:i/>
          <w:iCs/>
          <w:color w:val="000000" w:themeColor="text1"/>
          <w:sz w:val="24"/>
          <w:szCs w:val="24"/>
        </w:rPr>
        <w:t xml:space="preserve"> </w:t>
      </w:r>
      <w:r w:rsidRPr="007971E2">
        <w:rPr>
          <w:rFonts w:ascii="Times New Roman" w:hAnsi="Times New Roman" w:cs="Times New Roman"/>
          <w:i/>
          <w:iCs/>
          <w:sz w:val="24"/>
          <w:szCs w:val="24"/>
        </w:rPr>
        <w:t xml:space="preserve">we’ll need to bring them on the phone if </w:t>
      </w:r>
      <w:r w:rsidR="00B416E5" w:rsidRPr="007971E2">
        <w:rPr>
          <w:rFonts w:ascii="Times New Roman" w:hAnsi="Times New Roman" w:cs="Times New Roman"/>
          <w:i/>
          <w:iCs/>
          <w:sz w:val="24"/>
          <w:szCs w:val="24"/>
        </w:rPr>
        <w:t>you</w:t>
      </w:r>
      <w:r w:rsidR="00E36676">
        <w:rPr>
          <w:rFonts w:ascii="Times New Roman" w:hAnsi="Times New Roman" w:cs="Times New Roman"/>
          <w:i/>
          <w:iCs/>
          <w:sz w:val="24"/>
          <w:szCs w:val="24"/>
        </w:rPr>
        <w:t xml:space="preserve"> </w:t>
      </w:r>
      <w:del w:id="119" w:author="Robert Vlasnik" w:date="2026-09-28T12:19:00Z" w16du:dateUtc="2026-09-28T17:19:00Z">
        <w:r w:rsidRPr="007971E2">
          <w:rPr>
            <w:rFonts w:ascii="Times New Roman" w:hAnsi="Times New Roman" w:cs="Times New Roman"/>
            <w:i/>
            <w:iCs/>
            <w:sz w:val="24"/>
            <w:szCs w:val="24"/>
          </w:rPr>
          <w:delText xml:space="preserve"> </w:delText>
        </w:r>
      </w:del>
      <w:r w:rsidRPr="007971E2">
        <w:rPr>
          <w:rFonts w:ascii="Times New Roman" w:hAnsi="Times New Roman" w:cs="Times New Roman"/>
          <w:i/>
          <w:iCs/>
          <w:sz w:val="24"/>
          <w:szCs w:val="24"/>
        </w:rPr>
        <w:t xml:space="preserve">decide </w:t>
      </w:r>
      <w:r w:rsidR="00B416E5" w:rsidRPr="007971E2">
        <w:rPr>
          <w:rFonts w:ascii="Times New Roman" w:hAnsi="Times New Roman" w:cs="Times New Roman"/>
          <w:i/>
          <w:iCs/>
          <w:sz w:val="24"/>
          <w:szCs w:val="24"/>
        </w:rPr>
        <w:t xml:space="preserve">you </w:t>
      </w:r>
      <w:del w:id="120" w:author="Robert Vlasnik" w:date="2026-09-28T12:19:00Z" w16du:dateUtc="2026-09-28T17:19:00Z">
        <w:r w:rsidRPr="007971E2">
          <w:rPr>
            <w:rFonts w:ascii="Times New Roman" w:hAnsi="Times New Roman" w:cs="Times New Roman"/>
            <w:i/>
            <w:iCs/>
            <w:sz w:val="24"/>
            <w:szCs w:val="24"/>
          </w:rPr>
          <w:delText xml:space="preserve"> </w:delText>
        </w:r>
      </w:del>
      <w:r w:rsidRPr="007971E2">
        <w:rPr>
          <w:rFonts w:ascii="Times New Roman" w:hAnsi="Times New Roman" w:cs="Times New Roman"/>
          <w:i/>
          <w:iCs/>
          <w:sz w:val="24"/>
          <w:szCs w:val="24"/>
        </w:rPr>
        <w:t>want to enroll</w:t>
      </w:r>
      <w:r w:rsidR="00B416E5" w:rsidRPr="007971E2">
        <w:rPr>
          <w:rFonts w:ascii="Times New Roman" w:hAnsi="Times New Roman" w:cs="Times New Roman"/>
          <w:i/>
          <w:iCs/>
          <w:sz w:val="24"/>
          <w:szCs w:val="24"/>
        </w:rPr>
        <w:t>. Would you like to continue or reschedule when they can be available?”</w:t>
      </w:r>
      <w:r w:rsidRPr="007971E2">
        <w:rPr>
          <w:rFonts w:ascii="Times New Roman" w:hAnsi="Times New Roman" w:cs="Times New Roman"/>
          <w:sz w:val="24"/>
          <w:szCs w:val="24"/>
        </w:rPr>
        <w:t xml:space="preserve"> </w:t>
      </w:r>
    </w:p>
    <w:p w14:paraId="6D99687C" w14:textId="7ADFC6D2" w:rsidR="008B1CEF" w:rsidRPr="007971E2" w:rsidRDefault="008B1CEF" w:rsidP="00297AFD">
      <w:pPr>
        <w:pStyle w:val="ListParagraph"/>
        <w:numPr>
          <w:ilvl w:val="3"/>
          <w:numId w:val="7"/>
          <w:numberingChange w:id="121" w:author="Robert Vlasnik" w:date="2026-09-28T12:19:00Z" w:original="%4:2:0:."/>
        </w:numPr>
        <w:spacing w:line="276" w:lineRule="auto"/>
        <w:rPr>
          <w:rFonts w:ascii="Times New Roman" w:hAnsi="Times New Roman" w:cs="Times New Roman"/>
          <w:sz w:val="24"/>
          <w:szCs w:val="24"/>
        </w:rPr>
      </w:pPr>
      <w:r w:rsidRPr="00AA1441">
        <w:rPr>
          <w:rFonts w:ascii="Times New Roman" w:hAnsi="Times New Roman"/>
          <w:b/>
          <w:sz w:val="24"/>
        </w:rPr>
        <w:t xml:space="preserve">If </w:t>
      </w:r>
      <w:del w:id="122" w:author="Robert Vlasnik" w:date="2026-09-28T12:19:00Z" w16du:dateUtc="2026-09-28T17:19:00Z">
        <w:r w:rsidRPr="007971E2">
          <w:rPr>
            <w:rFonts w:ascii="Times New Roman" w:hAnsi="Times New Roman" w:cs="Times New Roman"/>
            <w:sz w:val="24"/>
            <w:szCs w:val="24"/>
          </w:rPr>
          <w:delText>no</w:delText>
        </w:r>
      </w:del>
      <w:ins w:id="123" w:author="Robert Vlasnik" w:date="2026-09-28T12:19:00Z" w16du:dateUtc="2026-09-28T17:19:00Z">
        <w:r w:rsidR="007E3270">
          <w:rPr>
            <w:rFonts w:ascii="Times New Roman" w:hAnsi="Times New Roman" w:cs="Times New Roman"/>
            <w:b/>
            <w:bCs/>
            <w:sz w:val="24"/>
            <w:szCs w:val="24"/>
          </w:rPr>
          <w:t>N</w:t>
        </w:r>
        <w:r w:rsidRPr="007E3270">
          <w:rPr>
            <w:rFonts w:ascii="Times New Roman" w:hAnsi="Times New Roman" w:cs="Times New Roman"/>
            <w:b/>
            <w:bCs/>
            <w:sz w:val="24"/>
            <w:szCs w:val="24"/>
          </w:rPr>
          <w:t>o</w:t>
        </w:r>
      </w:ins>
      <w:r w:rsidRPr="007971E2">
        <w:rPr>
          <w:rFonts w:ascii="Times New Roman" w:hAnsi="Times New Roman" w:cs="Times New Roman"/>
          <w:sz w:val="24"/>
          <w:szCs w:val="24"/>
        </w:rPr>
        <w:t>: “</w:t>
      </w:r>
      <w:r w:rsidRPr="007971E2">
        <w:rPr>
          <w:rFonts w:ascii="Times New Roman" w:hAnsi="Times New Roman" w:cs="Times New Roman"/>
          <w:i/>
          <w:iCs/>
          <w:sz w:val="24"/>
          <w:szCs w:val="24"/>
        </w:rPr>
        <w:t xml:space="preserve">We will be shopping for Medicare plans and the plan you select could change your health insurance coverage. If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person</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helps you make healthcare decisions, are you sure you would not like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him/her</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on the line to help you decide what is best for you</w:t>
      </w:r>
      <w:r w:rsidRPr="007971E2">
        <w:rPr>
          <w:rFonts w:ascii="Times New Roman" w:hAnsi="Times New Roman" w:cs="Times New Roman"/>
          <w:sz w:val="24"/>
          <w:szCs w:val="24"/>
        </w:rPr>
        <w:t>?”</w:t>
      </w:r>
    </w:p>
    <w:p w14:paraId="314A49FE" w14:textId="17F65946" w:rsidR="008B1CEF" w:rsidRPr="007971E2" w:rsidRDefault="008B1CEF">
      <w:pPr>
        <w:pStyle w:val="ListParagraph"/>
        <w:numPr>
          <w:ilvl w:val="4"/>
          <w:numId w:val="32"/>
          <w:numberingChange w:id="124" w:author="Robert Vlasnik" w:date="2026-09-28T12:19:00Z" w:original="%5:1:4:."/>
        </w:numPr>
        <w:rPr>
          <w:rFonts w:ascii="Times New Roman" w:hAnsi="Times New Roman" w:cs="Times New Roman"/>
          <w:sz w:val="24"/>
          <w:szCs w:val="24"/>
        </w:rPr>
        <w:pPrChange w:id="125" w:author="Robert Vlasnik" w:date="2026-09-28T12:19:00Z" w16du:dateUtc="2026-09-28T17:19:00Z">
          <w:pPr>
            <w:pStyle w:val="ListParagraph"/>
            <w:numPr>
              <w:ilvl w:val="4"/>
              <w:numId w:val="7"/>
            </w:numPr>
            <w:ind w:left="3600" w:hanging="360"/>
          </w:pPr>
        </w:pPrChange>
      </w:pPr>
      <w:r w:rsidRPr="00AA1441">
        <w:rPr>
          <w:rFonts w:ascii="Times New Roman" w:hAnsi="Times New Roman"/>
          <w:b/>
          <w:sz w:val="24"/>
        </w:rPr>
        <w:t xml:space="preserve">If </w:t>
      </w:r>
      <w:del w:id="126" w:author="Robert Vlasnik" w:date="2026-09-28T12:19:00Z" w16du:dateUtc="2026-09-28T17:19:00Z">
        <w:r w:rsidRPr="007971E2">
          <w:rPr>
            <w:rFonts w:ascii="Times New Roman" w:hAnsi="Times New Roman" w:cs="Times New Roman"/>
            <w:sz w:val="24"/>
            <w:szCs w:val="24"/>
          </w:rPr>
          <w:delText>yes</w:delText>
        </w:r>
      </w:del>
      <w:ins w:id="127" w:author="Robert Vlasnik" w:date="2026-09-28T12:19:00Z" w16du:dateUtc="2026-09-28T17:19:00Z">
        <w:r w:rsidR="007E3270">
          <w:rPr>
            <w:rFonts w:ascii="Times New Roman" w:hAnsi="Times New Roman" w:cs="Times New Roman"/>
            <w:b/>
            <w:bCs/>
            <w:sz w:val="24"/>
            <w:szCs w:val="24"/>
          </w:rPr>
          <w:t>Y</w:t>
        </w:r>
        <w:r w:rsidRPr="007E3270">
          <w:rPr>
            <w:rFonts w:ascii="Times New Roman" w:hAnsi="Times New Roman" w:cs="Times New Roman"/>
            <w:b/>
            <w:bCs/>
            <w:sz w:val="24"/>
            <w:szCs w:val="24"/>
          </w:rPr>
          <w:t>es</w:t>
        </w:r>
      </w:ins>
      <w:r w:rsidRPr="007971E2">
        <w:rPr>
          <w:rFonts w:ascii="Times New Roman" w:hAnsi="Times New Roman" w:cs="Times New Roman"/>
          <w:sz w:val="24"/>
          <w:szCs w:val="24"/>
        </w:rPr>
        <w:t>, “</w:t>
      </w:r>
      <w:r w:rsidRPr="007971E2">
        <w:rPr>
          <w:rFonts w:ascii="Times New Roman" w:hAnsi="Times New Roman" w:cs="Times New Roman"/>
          <w:i/>
          <w:iCs/>
          <w:sz w:val="24"/>
          <w:szCs w:val="24"/>
        </w:rPr>
        <w:t>Ok, no problem. I can give you general information about the Medicare plans, but we’ll need to bring them on the phone if you decide you want to enroll. Would you like to continue or reschedule when they can be available?”</w:t>
      </w:r>
    </w:p>
    <w:p w14:paraId="0A057350" w14:textId="491135E6" w:rsidR="008B1CEF" w:rsidRPr="007971E2" w:rsidRDefault="008B1CEF" w:rsidP="00297AFD">
      <w:pPr>
        <w:pStyle w:val="ListParagraph"/>
        <w:numPr>
          <w:ilvl w:val="5"/>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lastRenderedPageBreak/>
        <w:t xml:space="preserve">If </w:t>
      </w:r>
      <w:proofErr w:type="gramStart"/>
      <w:r w:rsidRPr="007971E2">
        <w:rPr>
          <w:rFonts w:ascii="Times New Roman" w:hAnsi="Times New Roman" w:cs="Times New Roman"/>
          <w:sz w:val="24"/>
          <w:szCs w:val="24"/>
        </w:rPr>
        <w:t>wants</w:t>
      </w:r>
      <w:proofErr w:type="gramEnd"/>
      <w:r w:rsidRPr="007971E2">
        <w:rPr>
          <w:rFonts w:ascii="Times New Roman" w:hAnsi="Times New Roman" w:cs="Times New Roman"/>
          <w:sz w:val="24"/>
          <w:szCs w:val="24"/>
        </w:rPr>
        <w:t xml:space="preserve"> to have person on the line, offer to set a call back or an appointment for a time </w:t>
      </w:r>
      <w:del w:id="128" w:author="Robert Vlasnik" w:date="2026-09-28T12:19:00Z" w16du:dateUtc="2026-09-28T17:19:00Z">
        <w:r w:rsidRPr="007971E2">
          <w:rPr>
            <w:rFonts w:ascii="Times New Roman" w:hAnsi="Times New Roman" w:cs="Times New Roman"/>
            <w:sz w:val="24"/>
            <w:szCs w:val="24"/>
          </w:rPr>
          <w:delText>in</w:delText>
        </w:r>
      </w:del>
      <w:ins w:id="129" w:author="Robert Vlasnik" w:date="2026-09-28T12:19:00Z" w16du:dateUtc="2026-09-28T17:19:00Z">
        <w:r w:rsidR="00230D35" w:rsidRPr="007971E2">
          <w:rPr>
            <w:rFonts w:ascii="Times New Roman" w:hAnsi="Times New Roman" w:cs="Times New Roman"/>
            <w:sz w:val="24"/>
            <w:szCs w:val="24"/>
          </w:rPr>
          <w:t>at</w:t>
        </w:r>
      </w:ins>
      <w:r w:rsidRPr="007971E2">
        <w:rPr>
          <w:rFonts w:ascii="Times New Roman" w:hAnsi="Times New Roman" w:cs="Times New Roman"/>
          <w:sz w:val="24"/>
          <w:szCs w:val="24"/>
        </w:rPr>
        <w:t xml:space="preserve"> which the other person will be able to be on the call.</w:t>
      </w:r>
    </w:p>
    <w:p w14:paraId="0E2575F8" w14:textId="0C52EBCB" w:rsidR="008B1CEF" w:rsidRPr="007971E2" w:rsidRDefault="008B1CEF">
      <w:pPr>
        <w:pStyle w:val="ListParagraph"/>
        <w:numPr>
          <w:ilvl w:val="4"/>
          <w:numId w:val="33"/>
          <w:numberingChange w:id="130" w:author="Robert Vlasnik" w:date="2026-09-28T12:19:00Z" w:original="%5:2:4:."/>
        </w:numPr>
        <w:spacing w:after="0" w:line="276" w:lineRule="auto"/>
        <w:rPr>
          <w:rFonts w:ascii="Times New Roman" w:hAnsi="Times New Roman" w:cs="Times New Roman"/>
          <w:sz w:val="24"/>
          <w:szCs w:val="24"/>
        </w:rPr>
        <w:pPrChange w:id="131" w:author="Robert Vlasnik" w:date="2026-09-28T12:19:00Z" w16du:dateUtc="2026-09-28T17:19:00Z">
          <w:pPr>
            <w:pStyle w:val="ListParagraph"/>
            <w:numPr>
              <w:ilvl w:val="4"/>
              <w:numId w:val="7"/>
            </w:numPr>
            <w:spacing w:line="276" w:lineRule="auto"/>
            <w:ind w:left="3600" w:hanging="360"/>
          </w:pPr>
        </w:pPrChange>
      </w:pPr>
      <w:r w:rsidRPr="00AA1441">
        <w:rPr>
          <w:rFonts w:ascii="Times New Roman" w:hAnsi="Times New Roman"/>
          <w:b/>
          <w:sz w:val="24"/>
        </w:rPr>
        <w:t xml:space="preserve">If </w:t>
      </w:r>
      <w:del w:id="132" w:author="Robert Vlasnik" w:date="2026-09-28T12:19:00Z" w16du:dateUtc="2026-09-28T17:19:00Z">
        <w:r w:rsidRPr="007971E2">
          <w:rPr>
            <w:rFonts w:ascii="Times New Roman" w:hAnsi="Times New Roman" w:cs="Times New Roman"/>
            <w:sz w:val="24"/>
            <w:szCs w:val="24"/>
          </w:rPr>
          <w:delText>no</w:delText>
        </w:r>
      </w:del>
      <w:ins w:id="133" w:author="Robert Vlasnik" w:date="2026-09-28T12:19:00Z" w16du:dateUtc="2026-09-28T17:19:00Z">
        <w:r w:rsidR="007E3270">
          <w:rPr>
            <w:rFonts w:ascii="Times New Roman" w:hAnsi="Times New Roman" w:cs="Times New Roman"/>
            <w:b/>
            <w:bCs/>
            <w:sz w:val="24"/>
            <w:szCs w:val="24"/>
          </w:rPr>
          <w:t>N</w:t>
        </w:r>
        <w:r w:rsidRPr="007E3270">
          <w:rPr>
            <w:rFonts w:ascii="Times New Roman" w:hAnsi="Times New Roman" w:cs="Times New Roman"/>
            <w:b/>
            <w:bCs/>
            <w:sz w:val="24"/>
            <w:szCs w:val="24"/>
          </w:rPr>
          <w:t>o</w:t>
        </w:r>
      </w:ins>
      <w:r w:rsidRPr="007971E2">
        <w:rPr>
          <w:rFonts w:ascii="Times New Roman" w:hAnsi="Times New Roman" w:cs="Times New Roman"/>
          <w:sz w:val="24"/>
          <w:szCs w:val="24"/>
        </w:rPr>
        <w:t>, “</w:t>
      </w:r>
      <w:r w:rsidRPr="007971E2">
        <w:rPr>
          <w:rFonts w:ascii="Times New Roman" w:hAnsi="Times New Roman" w:cs="Times New Roman"/>
          <w:i/>
          <w:iCs/>
          <w:sz w:val="24"/>
          <w:szCs w:val="24"/>
        </w:rPr>
        <w:t xml:space="preserve">Are you sure you would not like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him/her</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on the line to help you decide what is best for you?</w:t>
      </w:r>
      <w:r w:rsidRPr="007971E2">
        <w:rPr>
          <w:rFonts w:ascii="Times New Roman" w:hAnsi="Times New Roman" w:cs="Times New Roman"/>
          <w:sz w:val="24"/>
          <w:szCs w:val="24"/>
        </w:rPr>
        <w:t>”</w:t>
      </w:r>
    </w:p>
    <w:p w14:paraId="237F1A75" w14:textId="77777777" w:rsidR="00117991" w:rsidRDefault="008B1CEF" w:rsidP="00117991">
      <w:pPr>
        <w:pStyle w:val="ListParagraph"/>
        <w:numPr>
          <w:ilvl w:val="5"/>
          <w:numId w:val="7"/>
        </w:numPr>
        <w:spacing w:after="0" w:line="276" w:lineRule="auto"/>
        <w:rPr>
          <w:ins w:id="134" w:author="Robert Vlasnik" w:date="2026-09-28T12:19:00Z" w16du:dateUtc="2026-09-28T17:19:00Z"/>
          <w:rFonts w:ascii="Times New Roman" w:hAnsi="Times New Roman" w:cs="Times New Roman"/>
          <w:sz w:val="24"/>
          <w:szCs w:val="24"/>
        </w:rPr>
      </w:pPr>
      <w:r w:rsidRPr="00E36676">
        <w:rPr>
          <w:rFonts w:ascii="Times New Roman" w:hAnsi="Times New Roman" w:cs="Times New Roman"/>
          <w:sz w:val="24"/>
          <w:szCs w:val="24"/>
        </w:rPr>
        <w:t xml:space="preserve">If </w:t>
      </w:r>
      <w:proofErr w:type="gramStart"/>
      <w:r w:rsidRPr="00E36676">
        <w:rPr>
          <w:rFonts w:ascii="Times New Roman" w:hAnsi="Times New Roman" w:cs="Times New Roman"/>
          <w:sz w:val="24"/>
          <w:szCs w:val="24"/>
        </w:rPr>
        <w:t>does</w:t>
      </w:r>
      <w:proofErr w:type="gramEnd"/>
      <w:r w:rsidRPr="00E36676">
        <w:rPr>
          <w:rFonts w:ascii="Times New Roman" w:hAnsi="Times New Roman" w:cs="Times New Roman"/>
          <w:sz w:val="24"/>
          <w:szCs w:val="24"/>
        </w:rPr>
        <w:t xml:space="preserve"> not want person on the line, continue. </w:t>
      </w:r>
      <w:ins w:id="135" w:author="Robert Vlasnik" w:date="2026-09-28T12:19:00Z" w16du:dateUtc="2026-09-28T17:19:00Z">
        <w:r w:rsidR="007273ED" w:rsidRPr="00E36676">
          <w:rPr>
            <w:rFonts w:ascii="Times New Roman" w:hAnsi="Times New Roman" w:cs="Times New Roman"/>
            <w:sz w:val="24"/>
            <w:szCs w:val="24"/>
          </w:rPr>
          <w:t xml:space="preserve">   </w:t>
        </w:r>
      </w:ins>
    </w:p>
    <w:p w14:paraId="3F5454E0" w14:textId="5C2B7B08" w:rsidR="008B1CEF" w:rsidRPr="00AA1441" w:rsidRDefault="00117991">
      <w:pPr>
        <w:numPr>
          <w:numberingChange w:id="136" w:author="Robert Vlasnik" w:date="2026-09-28T12:19:00Z" w:original="%6:1:2:."/>
        </w:numPr>
        <w:spacing w:after="0" w:line="276" w:lineRule="auto"/>
        <w:rPr>
          <w:rFonts w:ascii="Times New Roman" w:hAnsi="Times New Roman"/>
          <w:b/>
          <w:color w:val="FF0000"/>
          <w:sz w:val="18"/>
        </w:rPr>
        <w:pPrChange w:id="137" w:author="Robert Vlasnik" w:date="2026-09-28T12:19:00Z" w16du:dateUtc="2026-09-28T17:19:00Z">
          <w:pPr>
            <w:pStyle w:val="ListParagraph"/>
            <w:numPr>
              <w:ilvl w:val="5"/>
              <w:numId w:val="7"/>
            </w:numPr>
            <w:spacing w:line="276" w:lineRule="auto"/>
            <w:ind w:left="4500" w:hanging="360"/>
          </w:pPr>
        </w:pPrChange>
      </w:pPr>
      <w:r w:rsidRPr="00AA1441">
        <w:rPr>
          <w:rFonts w:ascii="Times New Roman" w:hAnsi="Times New Roman"/>
          <w:b/>
          <w:color w:val="FF0000"/>
          <w:sz w:val="18"/>
        </w:rPr>
        <w:t xml:space="preserve">(Agent Note: Even if the beneficiary does not want the person on the call, agent should keep this </w:t>
      </w:r>
      <w:proofErr w:type="gramStart"/>
      <w:r w:rsidRPr="00AA1441">
        <w:rPr>
          <w:rFonts w:ascii="Times New Roman" w:hAnsi="Times New Roman"/>
          <w:b/>
          <w:color w:val="FF0000"/>
          <w:sz w:val="18"/>
        </w:rPr>
        <w:t>in</w:t>
      </w:r>
      <w:proofErr w:type="gramEnd"/>
      <w:r w:rsidRPr="00AA1441">
        <w:rPr>
          <w:rFonts w:ascii="Times New Roman" w:hAnsi="Times New Roman"/>
          <w:b/>
          <w:color w:val="FF0000"/>
          <w:sz w:val="18"/>
        </w:rPr>
        <w:t xml:space="preserve"> consideration throughout the call, and ensure the beneficiary has time/opportunity to consult with the individual prior to enrolling.) </w:t>
      </w:r>
      <w:r w:rsidR="007273ED" w:rsidRPr="00117991">
        <w:rPr>
          <w:rFonts w:ascii="Times New Roman" w:hAnsi="Times New Roman" w:cs="Times New Roman"/>
          <w:b/>
          <w:bCs/>
          <w:color w:val="FF0000"/>
          <w:sz w:val="18"/>
          <w:szCs w:val="18"/>
        </w:rPr>
        <w:t xml:space="preserve"> </w:t>
      </w:r>
    </w:p>
    <w:p w14:paraId="63A25108" w14:textId="27BB118A" w:rsidR="00C95C31" w:rsidRDefault="00C95C31" w:rsidP="00C95C31">
      <w:pPr>
        <w:pStyle w:val="Heading1"/>
        <w:rPr>
          <w:rFonts w:ascii="Times New Roman" w:hAnsi="Times New Roman" w:cs="Times New Roman"/>
          <w:sz w:val="24"/>
          <w:szCs w:val="24"/>
        </w:rPr>
      </w:pPr>
      <w:r w:rsidRPr="007971E2">
        <w:rPr>
          <w:rFonts w:ascii="Times New Roman" w:hAnsi="Times New Roman" w:cs="Times New Roman"/>
          <w:sz w:val="24"/>
          <w:szCs w:val="24"/>
        </w:rPr>
        <w:t>3. Scope of appointment.</w:t>
      </w:r>
    </w:p>
    <w:p w14:paraId="5FC056C3" w14:textId="34D57775" w:rsidR="00117991" w:rsidRPr="00AA1441" w:rsidRDefault="00117991" w:rsidP="00AA1441">
      <w:pPr>
        <w:spacing w:after="0"/>
        <w:rPr>
          <w:b/>
          <w:color w:val="FF0000"/>
          <w:sz w:val="18"/>
        </w:rPr>
      </w:pPr>
      <w:r w:rsidRPr="00AA1441">
        <w:rPr>
          <w:b/>
          <w:color w:val="FF0000"/>
          <w:sz w:val="18"/>
        </w:rPr>
        <w:t xml:space="preserve">(Agent Note: A Scope of Appointment should be collected for all calls – inbound and outbound. </w:t>
      </w:r>
      <w:del w:id="138" w:author="Robert Vlasnik" w:date="2026-09-28T12:19:00Z" w16du:dateUtc="2026-09-28T17:19:00Z">
        <w:r w:rsidR="00141A8A" w:rsidRPr="009A2C30">
          <w:rPr>
            <w:rFonts w:ascii="Times New Roman" w:hAnsi="Times New Roman" w:cs="Times New Roman"/>
            <w:b/>
            <w:color w:val="FF0000"/>
            <w:sz w:val="24"/>
            <w:szCs w:val="24"/>
          </w:rPr>
          <w:delText xml:space="preserve">For outbound calls, the Agent must have a valid PTC or BRC already completed by the beneficiary, as well as a completed SOA, dated at least 48 hours prior to the outbound call/appointment. </w:delText>
        </w:r>
      </w:del>
      <w:r w:rsidRPr="00AA1441">
        <w:rPr>
          <w:b/>
          <w:color w:val="FF0000"/>
          <w:sz w:val="18"/>
        </w:rPr>
        <w:t>If a SOA has not already been collected for the outbound call, the agent must collect the SOA</w:t>
      </w:r>
      <w:del w:id="139" w:author="Robert Vlasnik" w:date="2026-09-28T12:19:00Z" w16du:dateUtc="2026-09-28T17:19:00Z">
        <w:r w:rsidR="00141A8A" w:rsidRPr="009A2C30">
          <w:rPr>
            <w:rFonts w:ascii="Times New Roman" w:hAnsi="Times New Roman" w:cs="Times New Roman"/>
            <w:b/>
            <w:color w:val="FF0000"/>
            <w:sz w:val="24"/>
            <w:szCs w:val="24"/>
          </w:rPr>
          <w:delText>, end the call</w:delText>
        </w:r>
      </w:del>
      <w:r w:rsidRPr="00AA1441">
        <w:rPr>
          <w:b/>
          <w:color w:val="FF0000"/>
          <w:sz w:val="18"/>
        </w:rPr>
        <w:t xml:space="preserve"> and </w:t>
      </w:r>
      <w:del w:id="140" w:author="Robert Vlasnik" w:date="2026-09-28T12:19:00Z" w16du:dateUtc="2026-09-28T17:19:00Z">
        <w:r w:rsidR="00141A8A" w:rsidRPr="009A2C30">
          <w:rPr>
            <w:rFonts w:ascii="Times New Roman" w:hAnsi="Times New Roman" w:cs="Times New Roman"/>
            <w:b/>
            <w:color w:val="FF0000"/>
            <w:sz w:val="24"/>
            <w:szCs w:val="24"/>
          </w:rPr>
          <w:delText>call the beneficiary back at the date/time set in the SOA, unless an exception applies</w:delText>
        </w:r>
      </w:del>
      <w:ins w:id="141" w:author="Robert Vlasnik" w:date="2026-09-28T12:19:00Z" w16du:dateUtc="2026-09-28T17:19:00Z">
        <w:r w:rsidRPr="00117991">
          <w:rPr>
            <w:b/>
            <w:bCs/>
            <w:color w:val="FF0000"/>
            <w:sz w:val="18"/>
            <w:szCs w:val="18"/>
          </w:rPr>
          <w:t>capture consumer agreement before proceeding</w:t>
        </w:r>
      </w:ins>
      <w:r w:rsidRPr="00AA1441">
        <w:rPr>
          <w:b/>
          <w:color w:val="FF0000"/>
          <w:sz w:val="18"/>
        </w:rPr>
        <w:t>.)</w:t>
      </w:r>
    </w:p>
    <w:p w14:paraId="4C360078" w14:textId="5A69E268" w:rsidR="00BB4832" w:rsidRPr="008D656D" w:rsidRDefault="00DD588B">
      <w:pPr>
        <w:pStyle w:val="ListParagraph"/>
        <w:numPr>
          <w:ilvl w:val="0"/>
          <w:numId w:val="6"/>
        </w:numPr>
        <w:spacing w:after="0" w:line="276" w:lineRule="auto"/>
        <w:rPr>
          <w:rFonts w:ascii="Times New Roman" w:hAnsi="Times New Roman" w:cs="Times New Roman"/>
          <w:i/>
          <w:sz w:val="24"/>
          <w:szCs w:val="24"/>
        </w:rPr>
        <w:pPrChange w:id="142" w:author="Robert Vlasnik" w:date="2026-09-28T12:19:00Z" w16du:dateUtc="2026-09-28T17:19:00Z">
          <w:pPr>
            <w:pStyle w:val="ListParagraph"/>
            <w:numPr>
              <w:numId w:val="6"/>
            </w:numPr>
            <w:spacing w:line="276" w:lineRule="auto"/>
            <w:ind w:hanging="360"/>
          </w:pPr>
        </w:pPrChange>
      </w:pPr>
      <w:bookmarkStart w:id="143" w:name="_Hlk134009723"/>
      <w:r w:rsidRPr="007971E2">
        <w:rPr>
          <w:rFonts w:ascii="Times New Roman" w:hAnsi="Times New Roman" w:cs="Times New Roman"/>
          <w:i/>
          <w:iCs/>
          <w:sz w:val="24"/>
          <w:szCs w:val="24"/>
        </w:rPr>
        <w:t xml:space="preserve">“I work for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Agency Name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and in your area, we have a wide variety of plans such as </w:t>
      </w:r>
      <w:r w:rsidRPr="00141A8A">
        <w:rPr>
          <w:rFonts w:ascii="Times New Roman" w:hAnsi="Times New Roman" w:cs="Times New Roman"/>
          <w:b/>
          <w:i/>
          <w:iCs/>
          <w:sz w:val="24"/>
          <w:szCs w:val="24"/>
        </w:rPr>
        <w:t>(</w:t>
      </w:r>
      <w:r w:rsidRPr="00141A8A">
        <w:rPr>
          <w:rFonts w:ascii="Times New Roman" w:hAnsi="Times New Roman" w:cs="Times New Roman"/>
          <w:b/>
          <w:sz w:val="24"/>
          <w:szCs w:val="24"/>
        </w:rPr>
        <w:t>Agent to list out all product types available).</w:t>
      </w:r>
      <w:r w:rsidRPr="00141A8A">
        <w:rPr>
          <w:rFonts w:ascii="Times New Roman" w:hAnsi="Times New Roman" w:cs="Times New Roman"/>
          <w:b/>
          <w:i/>
          <w:iCs/>
          <w:sz w:val="24"/>
          <w:szCs w:val="24"/>
        </w:rPr>
        <w:t xml:space="preserve">  </w:t>
      </w:r>
      <w:r w:rsidRPr="009A2C30">
        <w:rPr>
          <w:rFonts w:ascii="Times New Roman" w:hAnsi="Times New Roman" w:cs="Times New Roman"/>
          <w:i/>
          <w:iCs/>
          <w:color w:val="000000" w:themeColor="text1"/>
          <w:sz w:val="24"/>
          <w:szCs w:val="24"/>
        </w:rPr>
        <w:t>[</w:t>
      </w:r>
      <w:r w:rsidRPr="007971E2">
        <w:rPr>
          <w:rFonts w:ascii="Times New Roman" w:hAnsi="Times New Roman" w:cs="Times New Roman"/>
          <w:i/>
          <w:iCs/>
          <w:sz w:val="24"/>
          <w:szCs w:val="24"/>
        </w:rPr>
        <w:t xml:space="preserve">Medicare Advantage plans, Medicare Advantage Prescription Drug plans, Stand-alone Prescription Drug plans, Medicare Supplements Insurance Plans, Optional Supplemental Benefits (OSBs), Stand-Alone Vision, Stand-Alone </w:t>
      </w:r>
      <w:r w:rsidRPr="00785438">
        <w:rPr>
          <w:rFonts w:ascii="Times New Roman" w:hAnsi="Times New Roman" w:cs="Times New Roman"/>
          <w:i/>
          <w:iCs/>
          <w:sz w:val="24"/>
          <w:szCs w:val="24"/>
        </w:rPr>
        <w:t>Dental</w:t>
      </w:r>
      <w:r w:rsidRPr="009A2C30">
        <w:rPr>
          <w:rFonts w:ascii="Times New Roman" w:hAnsi="Times New Roman" w:cs="Times New Roman"/>
          <w:i/>
          <w:iCs/>
          <w:sz w:val="24"/>
          <w:szCs w:val="24"/>
        </w:rPr>
        <w:t>]</w:t>
      </w:r>
      <w:r w:rsidRPr="00785438">
        <w:rPr>
          <w:rFonts w:ascii="Times New Roman" w:hAnsi="Times New Roman" w:cs="Times New Roman"/>
          <w:i/>
          <w:iCs/>
          <w:sz w:val="24"/>
          <w:szCs w:val="24"/>
        </w:rPr>
        <w:t xml:space="preserve">”. </w:t>
      </w:r>
      <w:r w:rsidRPr="007971E2">
        <w:rPr>
          <w:rFonts w:ascii="Times New Roman" w:hAnsi="Times New Roman" w:cs="Times New Roman"/>
          <w:i/>
          <w:iCs/>
          <w:sz w:val="24"/>
          <w:szCs w:val="24"/>
        </w:rPr>
        <w:t>“Would you like to discuss all of these options or are you only interested in certain ones?”</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rPr>
        <w:t>(Must wait for an affirmative response and proceed accordingly based on beneficiary’s choice</w:t>
      </w:r>
      <w:r w:rsidRPr="007971E2">
        <w:rPr>
          <w:rFonts w:ascii="Times New Roman" w:hAnsi="Times New Roman" w:cs="Times New Roman"/>
          <w:b/>
          <w:i/>
          <w:sz w:val="24"/>
          <w:szCs w:val="24"/>
        </w:rPr>
        <w:t>).</w:t>
      </w:r>
      <w:bookmarkEnd w:id="143"/>
      <w:del w:id="144" w:author="Robert Vlasnik" w:date="2026-09-28T12:19:00Z" w16du:dateUtc="2026-09-28T17:19:00Z">
        <w:r w:rsidRPr="007971E2">
          <w:rPr>
            <w:rFonts w:ascii="Times New Roman" w:hAnsi="Times New Roman" w:cs="Times New Roman"/>
            <w:b/>
            <w:i/>
            <w:sz w:val="24"/>
            <w:szCs w:val="24"/>
          </w:rPr>
          <w:delText xml:space="preserve">  </w:delText>
        </w:r>
      </w:del>
    </w:p>
    <w:p w14:paraId="5BB5BD9B" w14:textId="362DE07C" w:rsidR="00141A8A" w:rsidRPr="005C230B" w:rsidRDefault="00141A8A" w:rsidP="005C230B">
      <w:pPr>
        <w:pStyle w:val="ListParagraph"/>
        <w:numPr>
          <w:ilvl w:val="1"/>
          <w:numId w:val="6"/>
        </w:numPr>
        <w:spacing w:after="60" w:line="276" w:lineRule="auto"/>
        <w:contextualSpacing w:val="0"/>
        <w:rPr>
          <w:del w:id="145" w:author="Robert Vlasnik" w:date="2026-09-28T12:19:00Z" w16du:dateUtc="2026-09-28T17:19:00Z"/>
          <w:b/>
          <w:iCs/>
          <w:color w:val="FF0000"/>
        </w:rPr>
      </w:pPr>
      <w:del w:id="146" w:author="Robert Vlasnik" w:date="2026-09-28T12:19:00Z" w16du:dateUtc="2026-09-28T17:19:00Z">
        <w:r w:rsidRPr="005C230B">
          <w:rPr>
            <w:rFonts w:ascii="Times New Roman" w:hAnsi="Times New Roman" w:cs="Times New Roman"/>
            <w:b/>
            <w:color w:val="FF0000"/>
            <w:sz w:val="24"/>
            <w:szCs w:val="24"/>
          </w:rPr>
          <w:delText xml:space="preserve">Agent note: </w:delText>
        </w:r>
        <w:r w:rsidRPr="005C230B">
          <w:rPr>
            <w:b/>
            <w:color w:val="FF0000"/>
          </w:rPr>
          <w:delText>If outbound call and this is the initial Scope of Appointment, with no applicable exception, schedule an appointment and close call</w:delText>
        </w:r>
        <w:r w:rsidR="00B81DE0">
          <w:rPr>
            <w:b/>
            <w:color w:val="FF0000"/>
          </w:rPr>
          <w:delText xml:space="preserve"> in section 9: Closing the call. </w:delText>
        </w:r>
      </w:del>
    </w:p>
    <w:p w14:paraId="0694CBAE" w14:textId="51C1698A" w:rsidR="00DD588B" w:rsidRPr="008D656D" w:rsidRDefault="00DD588B" w:rsidP="00297AFD">
      <w:pPr>
        <w:pStyle w:val="ListParagraph"/>
        <w:numPr>
          <w:ilvl w:val="0"/>
          <w:numId w:val="6"/>
        </w:numPr>
        <w:spacing w:line="276" w:lineRule="auto"/>
        <w:rPr>
          <w:rFonts w:ascii="Times New Roman" w:hAnsi="Times New Roman" w:cs="Times New Roman"/>
          <w:i/>
          <w:sz w:val="24"/>
          <w:szCs w:val="24"/>
        </w:rPr>
      </w:pPr>
      <w:r w:rsidRPr="008D656D">
        <w:rPr>
          <w:rFonts w:ascii="Times New Roman" w:hAnsi="Times New Roman" w:cs="Times New Roman"/>
          <w:i/>
          <w:sz w:val="24"/>
          <w:szCs w:val="24"/>
        </w:rPr>
        <w:t xml:space="preserve">“I can give you a brief overview of each of these plans, then you can decide which plan might be best for you based on your needs. Would that be ok?” </w:t>
      </w:r>
      <w:r w:rsidRPr="008D656D">
        <w:rPr>
          <w:rFonts w:ascii="Times New Roman" w:hAnsi="Times New Roman" w:cs="Times New Roman"/>
          <w:b/>
          <w:iCs/>
          <w:sz w:val="24"/>
          <w:szCs w:val="24"/>
        </w:rPr>
        <w:t>(Agent to wait for response).</w:t>
      </w:r>
    </w:p>
    <w:p w14:paraId="15568889" w14:textId="2660DEBA" w:rsidR="00DD588B" w:rsidRPr="00AA1441" w:rsidRDefault="00DD588B" w:rsidP="00297AFD">
      <w:pPr>
        <w:pStyle w:val="ListParagraph"/>
        <w:numPr>
          <w:ilvl w:val="0"/>
          <w:numId w:val="6"/>
        </w:numPr>
        <w:spacing w:line="276" w:lineRule="auto"/>
        <w:rPr>
          <w:rFonts w:ascii="Times New Roman" w:hAnsi="Times New Roman"/>
          <w:i/>
          <w:strike/>
          <w:color w:val="FF0000"/>
          <w:sz w:val="24"/>
        </w:rPr>
      </w:pPr>
      <w:r w:rsidRPr="008D656D">
        <w:rPr>
          <w:rFonts w:ascii="Times New Roman" w:hAnsi="Times New Roman" w:cs="Times New Roman"/>
          <w:i/>
          <w:sz w:val="24"/>
          <w:szCs w:val="24"/>
        </w:rPr>
        <w:t xml:space="preserve">“This conversation has no effect on your current or future health coverage unless you enroll in </w:t>
      </w:r>
      <w:r w:rsidRPr="007971E2">
        <w:rPr>
          <w:rFonts w:ascii="Times New Roman" w:hAnsi="Times New Roman" w:cs="Times New Roman"/>
          <w:i/>
          <w:sz w:val="24"/>
          <w:szCs w:val="24"/>
        </w:rPr>
        <w:t xml:space="preserve">a plan today. Talking to me does not obligate you to enroll or automatically enroll you in a plan.” </w:t>
      </w:r>
      <w:r w:rsidRPr="007971E2">
        <w:rPr>
          <w:rFonts w:ascii="Times New Roman" w:hAnsi="Times New Roman" w:cs="Times New Roman"/>
          <w:b/>
          <w:iCs/>
          <w:sz w:val="24"/>
          <w:szCs w:val="24"/>
        </w:rPr>
        <w:t>(An affirmative response is required). Inform caller of available plans in the area (mention ALL that are available).</w:t>
      </w:r>
      <w:del w:id="147" w:author="Robert Vlasnik" w:date="2026-09-28T12:19:00Z" w16du:dateUtc="2026-09-28T17:19:00Z">
        <w:r w:rsidR="003236F6" w:rsidRPr="007971E2">
          <w:rPr>
            <w:rFonts w:ascii="Times New Roman" w:hAnsi="Times New Roman" w:cs="Times New Roman"/>
            <w:b/>
            <w:iCs/>
            <w:sz w:val="24"/>
            <w:szCs w:val="24"/>
          </w:rPr>
          <w:delText xml:space="preserve"> Go to Section 4</w:delText>
        </w:r>
      </w:del>
    </w:p>
    <w:p w14:paraId="4975CFEC" w14:textId="77777777" w:rsidR="008B1CEF" w:rsidRPr="007971E2" w:rsidRDefault="008B1CEF" w:rsidP="00FA3687">
      <w:pPr>
        <w:pStyle w:val="Title"/>
        <w:rPr>
          <w:rFonts w:ascii="Times New Roman" w:hAnsi="Times New Roman" w:cs="Times New Roman"/>
          <w:color w:val="1F4E79" w:themeColor="accent1" w:themeShade="80"/>
          <w:sz w:val="24"/>
          <w:szCs w:val="24"/>
        </w:rPr>
      </w:pPr>
    </w:p>
    <w:p w14:paraId="70F10E14" w14:textId="2B64B237" w:rsidR="00CA53AC" w:rsidRPr="007971E2" w:rsidRDefault="003236F6" w:rsidP="00FA3687">
      <w:pPr>
        <w:pStyle w:val="Title"/>
        <w:rPr>
          <w:rFonts w:ascii="Times New Roman" w:hAnsi="Times New Roman" w:cs="Times New Roman"/>
          <w:sz w:val="24"/>
          <w:szCs w:val="24"/>
        </w:rPr>
      </w:pPr>
      <w:r w:rsidRPr="007971E2">
        <w:rPr>
          <w:rFonts w:ascii="Times New Roman" w:hAnsi="Times New Roman" w:cs="Times New Roman"/>
          <w:color w:val="1F4E79" w:themeColor="accent1" w:themeShade="80"/>
          <w:sz w:val="24"/>
          <w:szCs w:val="24"/>
        </w:rPr>
        <w:t>Section 4: Qualifications</w:t>
      </w:r>
    </w:p>
    <w:p w14:paraId="6AB60F19" w14:textId="3BE7F24F" w:rsidR="00C95C31" w:rsidRPr="007971E2" w:rsidRDefault="00C95C31" w:rsidP="00C95C31">
      <w:pPr>
        <w:pStyle w:val="Heading1"/>
        <w:rPr>
          <w:rFonts w:ascii="Times New Roman" w:hAnsi="Times New Roman" w:cs="Times New Roman"/>
          <w:sz w:val="24"/>
          <w:szCs w:val="24"/>
        </w:rPr>
      </w:pPr>
      <w:r w:rsidRPr="007971E2">
        <w:rPr>
          <w:rFonts w:ascii="Times New Roman" w:hAnsi="Times New Roman" w:cs="Times New Roman"/>
          <w:sz w:val="24"/>
          <w:szCs w:val="24"/>
        </w:rPr>
        <w:t>4.</w:t>
      </w:r>
      <w:r w:rsidR="008B1CEF" w:rsidRPr="007971E2">
        <w:rPr>
          <w:rFonts w:ascii="Times New Roman" w:hAnsi="Times New Roman" w:cs="Times New Roman"/>
          <w:sz w:val="24"/>
          <w:szCs w:val="24"/>
        </w:rPr>
        <w:t>1</w:t>
      </w:r>
      <w:r w:rsidRPr="007971E2">
        <w:rPr>
          <w:rFonts w:ascii="Times New Roman" w:hAnsi="Times New Roman" w:cs="Times New Roman"/>
          <w:sz w:val="24"/>
          <w:szCs w:val="24"/>
        </w:rPr>
        <w:t xml:space="preserve"> Qualifications: Eligibility- Medicare A&amp;B, Medicaid/Extra Help.  </w:t>
      </w:r>
    </w:p>
    <w:p w14:paraId="656E1968" w14:textId="03AFEEED" w:rsidR="00CA53AC" w:rsidRPr="007971E2" w:rsidRDefault="00CA53AC" w:rsidP="00986D45">
      <w:pPr>
        <w:rPr>
          <w:rFonts w:ascii="Times New Roman" w:hAnsi="Times New Roman" w:cs="Times New Roman"/>
          <w:i/>
          <w:sz w:val="24"/>
          <w:szCs w:val="24"/>
        </w:rPr>
      </w:pPr>
      <w:r w:rsidRPr="007971E2">
        <w:rPr>
          <w:rFonts w:ascii="Times New Roman" w:hAnsi="Times New Roman" w:cs="Times New Roman"/>
          <w:i/>
          <w:sz w:val="24"/>
          <w:szCs w:val="24"/>
        </w:rPr>
        <w:t xml:space="preserve">“Before we continue, I have a few qualifying questions to ensure you are eligible for the types of plans available in your area. These questions are optional to </w:t>
      </w:r>
      <w:r w:rsidR="00316468" w:rsidRPr="007971E2">
        <w:rPr>
          <w:rFonts w:ascii="Times New Roman" w:hAnsi="Times New Roman" w:cs="Times New Roman"/>
          <w:i/>
          <w:sz w:val="24"/>
          <w:szCs w:val="24"/>
        </w:rPr>
        <w:t>answer</w:t>
      </w:r>
      <w:del w:id="148" w:author="Robert Vlasnik" w:date="2026-09-28T12:19:00Z" w16du:dateUtc="2026-09-28T17:19:00Z">
        <w:r w:rsidRPr="007971E2">
          <w:rPr>
            <w:rFonts w:ascii="Times New Roman" w:hAnsi="Times New Roman" w:cs="Times New Roman"/>
            <w:i/>
            <w:sz w:val="24"/>
            <w:szCs w:val="24"/>
          </w:rPr>
          <w:delText>,</w:delText>
        </w:r>
      </w:del>
      <w:ins w:id="149" w:author="Robert Vlasnik" w:date="2026-09-28T12:19:00Z" w16du:dateUtc="2026-09-28T17:19:00Z">
        <w:r w:rsidR="00316468" w:rsidRPr="007971E2">
          <w:rPr>
            <w:rFonts w:ascii="Times New Roman" w:hAnsi="Times New Roman" w:cs="Times New Roman"/>
            <w:i/>
            <w:sz w:val="24"/>
            <w:szCs w:val="24"/>
          </w:rPr>
          <w:t>;</w:t>
        </w:r>
      </w:ins>
      <w:r w:rsidRPr="007971E2">
        <w:rPr>
          <w:rFonts w:ascii="Times New Roman" w:hAnsi="Times New Roman" w:cs="Times New Roman"/>
          <w:i/>
          <w:sz w:val="24"/>
          <w:szCs w:val="24"/>
        </w:rPr>
        <w:t xml:space="preserve"> </w:t>
      </w:r>
      <w:proofErr w:type="gramStart"/>
      <w:r w:rsidRPr="007971E2">
        <w:rPr>
          <w:rFonts w:ascii="Times New Roman" w:hAnsi="Times New Roman" w:cs="Times New Roman"/>
          <w:i/>
          <w:sz w:val="24"/>
          <w:szCs w:val="24"/>
        </w:rPr>
        <w:t>however</w:t>
      </w:r>
      <w:proofErr w:type="gramEnd"/>
      <w:r w:rsidRPr="007971E2">
        <w:rPr>
          <w:rFonts w:ascii="Times New Roman" w:hAnsi="Times New Roman" w:cs="Times New Roman"/>
          <w:i/>
          <w:sz w:val="24"/>
          <w:szCs w:val="24"/>
        </w:rPr>
        <w:t xml:space="preserve"> they will help me determine what type of plan may be right for your needs.</w:t>
      </w:r>
      <w:r w:rsidRPr="007971E2">
        <w:rPr>
          <w:rFonts w:ascii="Times New Roman" w:hAnsi="Times New Roman" w:cs="Times New Roman"/>
          <w:sz w:val="24"/>
          <w:szCs w:val="24"/>
        </w:rPr>
        <w:t>”</w:t>
      </w:r>
    </w:p>
    <w:p w14:paraId="4BD19721" w14:textId="77777777" w:rsidR="00CA53AC" w:rsidRPr="007971E2" w:rsidRDefault="0079043A" w:rsidP="00AA1441">
      <w:pPr>
        <w:spacing w:after="0" w:line="276" w:lineRule="auto"/>
        <w:rPr>
          <w:rFonts w:ascii="Times New Roman" w:hAnsi="Times New Roman" w:cs="Times New Roman"/>
          <w:sz w:val="24"/>
          <w:szCs w:val="24"/>
        </w:rPr>
      </w:pPr>
      <w:r w:rsidRPr="007971E2">
        <w:rPr>
          <w:rFonts w:ascii="Times New Roman" w:hAnsi="Times New Roman" w:cs="Times New Roman"/>
          <w:b/>
          <w:sz w:val="24"/>
          <w:szCs w:val="24"/>
        </w:rPr>
        <w:t>Medicare:</w:t>
      </w:r>
      <w:r w:rsidRPr="007971E2">
        <w:rPr>
          <w:rFonts w:ascii="Times New Roman" w:hAnsi="Times New Roman" w:cs="Times New Roman"/>
          <w:sz w:val="24"/>
          <w:szCs w:val="24"/>
        </w:rPr>
        <w:t xml:space="preserve"> </w:t>
      </w:r>
    </w:p>
    <w:p w14:paraId="429F997E" w14:textId="263F88FB" w:rsidR="0079043A" w:rsidRPr="00117991" w:rsidRDefault="0079043A" w:rsidP="00117991">
      <w:pPr>
        <w:pStyle w:val="ListParagraph"/>
        <w:numPr>
          <w:ilvl w:val="0"/>
          <w:numId w:val="34"/>
        </w:numPr>
        <w:spacing w:after="0" w:line="276" w:lineRule="auto"/>
        <w:rPr>
          <w:ins w:id="150" w:author="Robert Vlasnik" w:date="2026-09-28T12:19:00Z" w16du:dateUtc="2026-09-28T17:19:00Z"/>
          <w:rFonts w:ascii="Times New Roman" w:hAnsi="Times New Roman" w:cs="Times New Roman"/>
          <w:color w:val="FF0000"/>
          <w:sz w:val="24"/>
          <w:szCs w:val="24"/>
        </w:rPr>
      </w:pPr>
      <w:r w:rsidRPr="007971E2">
        <w:rPr>
          <w:rFonts w:ascii="Times New Roman" w:hAnsi="Times New Roman" w:cs="Times New Roman"/>
          <w:i/>
          <w:sz w:val="24"/>
          <w:szCs w:val="24"/>
        </w:rPr>
        <w:t xml:space="preserve">“Do you have or will soon have Medicare Parts A </w:t>
      </w:r>
      <w:r w:rsidRPr="00B81DE0">
        <w:rPr>
          <w:rFonts w:ascii="Times New Roman" w:hAnsi="Times New Roman" w:cs="Times New Roman"/>
          <w:i/>
          <w:sz w:val="24"/>
          <w:szCs w:val="24"/>
        </w:rPr>
        <w:t>and B?”</w:t>
      </w:r>
      <w:del w:id="151" w:author="Robert Vlasnik" w:date="2026-09-28T12:19:00Z" w16du:dateUtc="2026-09-28T17:19:00Z">
        <w:r w:rsidRPr="00B81DE0">
          <w:rPr>
            <w:rFonts w:ascii="Times New Roman" w:hAnsi="Times New Roman" w:cs="Times New Roman"/>
            <w:sz w:val="24"/>
            <w:szCs w:val="24"/>
          </w:rPr>
          <w:delText xml:space="preserve"> </w:delText>
        </w:r>
      </w:del>
    </w:p>
    <w:p w14:paraId="787CBE0C" w14:textId="5B7ED0D2" w:rsidR="00117991" w:rsidRPr="00AA1441" w:rsidRDefault="00117991">
      <w:pPr>
        <w:spacing w:after="0" w:line="276" w:lineRule="auto"/>
        <w:rPr>
          <w:rFonts w:ascii="Times New Roman" w:hAnsi="Times New Roman"/>
          <w:b/>
          <w:color w:val="FF0000"/>
          <w:sz w:val="18"/>
        </w:rPr>
        <w:pPrChange w:id="152" w:author="Robert Vlasnik" w:date="2026-09-28T12:19:00Z" w16du:dateUtc="2026-09-28T17:19:00Z">
          <w:pPr>
            <w:pStyle w:val="ListParagraph"/>
            <w:numPr>
              <w:numId w:val="7"/>
            </w:numPr>
            <w:spacing w:line="276" w:lineRule="auto"/>
            <w:ind w:hanging="360"/>
          </w:pPr>
        </w:pPrChange>
      </w:pPr>
      <w:r w:rsidRPr="00AA1441">
        <w:rPr>
          <w:rFonts w:ascii="Times New Roman" w:hAnsi="Times New Roman"/>
          <w:b/>
          <w:color w:val="FF0000"/>
          <w:sz w:val="18"/>
        </w:rPr>
        <w:lastRenderedPageBreak/>
        <w:t>(Agent Note: follow your own agency’s leadership direction for direction of “soon” generally within next three months. If caller doesn’t want to provide or does not know this information, or states that they will not have Medicare Parts A and B soon, must move forward without it if the beneficiary would still like to learn about plans available in the area.)</w:t>
      </w:r>
    </w:p>
    <w:p w14:paraId="178CB481" w14:textId="77777777" w:rsidR="00B81DE0" w:rsidRPr="007971E2" w:rsidRDefault="00B81DE0" w:rsidP="0085519B">
      <w:pPr>
        <w:pStyle w:val="ListParagraph"/>
        <w:spacing w:line="276" w:lineRule="auto"/>
        <w:rPr>
          <w:del w:id="153" w:author="Robert Vlasnik" w:date="2026-09-28T12:19:00Z" w16du:dateUtc="2026-09-28T17:19:00Z"/>
          <w:rFonts w:ascii="Times New Roman" w:hAnsi="Times New Roman" w:cs="Times New Roman"/>
          <w:sz w:val="24"/>
          <w:szCs w:val="24"/>
        </w:rPr>
      </w:pPr>
    </w:p>
    <w:p w14:paraId="7FD03BB4" w14:textId="35368449" w:rsidR="0079043A" w:rsidRPr="007971E2" w:rsidRDefault="00C95C31">
      <w:pPr>
        <w:pStyle w:val="ListParagraph"/>
        <w:numPr>
          <w:ilvl w:val="1"/>
          <w:numId w:val="7"/>
        </w:numPr>
        <w:spacing w:after="0" w:line="276" w:lineRule="auto"/>
        <w:rPr>
          <w:rFonts w:ascii="Times New Roman" w:hAnsi="Times New Roman" w:cs="Times New Roman"/>
          <w:b/>
          <w:sz w:val="24"/>
          <w:szCs w:val="24"/>
        </w:rPr>
        <w:pPrChange w:id="154" w:author="Robert Vlasnik" w:date="2026-09-28T12:19:00Z" w16du:dateUtc="2026-09-28T17:19:00Z">
          <w:pPr>
            <w:pStyle w:val="ListParagraph"/>
            <w:numPr>
              <w:ilvl w:val="1"/>
              <w:numId w:val="7"/>
            </w:numPr>
            <w:spacing w:line="276" w:lineRule="auto"/>
            <w:ind w:left="1440" w:hanging="360"/>
          </w:pPr>
        </w:pPrChange>
      </w:pPr>
      <w:r w:rsidRPr="007971E2">
        <w:rPr>
          <w:rFonts w:ascii="Times New Roman" w:hAnsi="Times New Roman" w:cs="Times New Roman"/>
          <w:b/>
          <w:sz w:val="24"/>
          <w:szCs w:val="24"/>
        </w:rPr>
        <w:t xml:space="preserve">If </w:t>
      </w:r>
      <w:del w:id="155" w:author="Robert Vlasnik" w:date="2026-09-28T12:19:00Z" w16du:dateUtc="2026-09-28T17:19:00Z">
        <w:r w:rsidRPr="007971E2">
          <w:rPr>
            <w:rFonts w:ascii="Times New Roman" w:hAnsi="Times New Roman" w:cs="Times New Roman"/>
            <w:b/>
            <w:sz w:val="24"/>
            <w:szCs w:val="24"/>
          </w:rPr>
          <w:delText>yes</w:delText>
        </w:r>
      </w:del>
      <w:ins w:id="156" w:author="Robert Vlasnik" w:date="2026-09-28T12:19:00Z" w16du:dateUtc="2026-09-28T17:19:00Z">
        <w:r w:rsidR="005851A6">
          <w:rPr>
            <w:rFonts w:ascii="Times New Roman" w:hAnsi="Times New Roman" w:cs="Times New Roman"/>
            <w:b/>
            <w:sz w:val="24"/>
            <w:szCs w:val="24"/>
          </w:rPr>
          <w:t>Y</w:t>
        </w:r>
        <w:r w:rsidRPr="007971E2">
          <w:rPr>
            <w:rFonts w:ascii="Times New Roman" w:hAnsi="Times New Roman" w:cs="Times New Roman"/>
            <w:b/>
            <w:sz w:val="24"/>
            <w:szCs w:val="24"/>
          </w:rPr>
          <w:t>es</w:t>
        </w:r>
      </w:ins>
      <w:r w:rsidRPr="007971E2">
        <w:rPr>
          <w:rFonts w:ascii="Times New Roman" w:hAnsi="Times New Roman" w:cs="Times New Roman"/>
          <w:b/>
          <w:sz w:val="24"/>
          <w:szCs w:val="24"/>
        </w:rPr>
        <w:t>, go to next qualifier</w:t>
      </w:r>
      <w:r w:rsidR="0079043A" w:rsidRPr="007971E2">
        <w:rPr>
          <w:rFonts w:ascii="Times New Roman" w:hAnsi="Times New Roman" w:cs="Times New Roman"/>
          <w:b/>
          <w:sz w:val="24"/>
          <w:szCs w:val="24"/>
        </w:rPr>
        <w:t>.</w:t>
      </w:r>
      <w:r w:rsidRPr="007971E2">
        <w:rPr>
          <w:rFonts w:ascii="Times New Roman" w:hAnsi="Times New Roman" w:cs="Times New Roman"/>
          <w:b/>
          <w:sz w:val="24"/>
          <w:szCs w:val="24"/>
        </w:rPr>
        <w:t xml:space="preserve"> </w:t>
      </w:r>
    </w:p>
    <w:p w14:paraId="26F96333" w14:textId="7CA9947F" w:rsidR="00493D87" w:rsidRPr="0085519B" w:rsidRDefault="0079043A"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 xml:space="preserve">If </w:t>
      </w:r>
      <w:del w:id="157" w:author="Robert Vlasnik" w:date="2026-09-28T12:19:00Z" w16du:dateUtc="2026-09-28T17:19:00Z">
        <w:r w:rsidRPr="007971E2">
          <w:rPr>
            <w:rFonts w:ascii="Times New Roman" w:hAnsi="Times New Roman" w:cs="Times New Roman"/>
            <w:b/>
            <w:sz w:val="24"/>
            <w:szCs w:val="24"/>
          </w:rPr>
          <w:delText>no</w:delText>
        </w:r>
      </w:del>
      <w:ins w:id="158" w:author="Robert Vlasnik" w:date="2026-09-28T12:19:00Z" w16du:dateUtc="2026-09-28T17:19:00Z">
        <w:r w:rsidR="005851A6">
          <w:rPr>
            <w:rFonts w:ascii="Times New Roman" w:hAnsi="Times New Roman" w:cs="Times New Roman"/>
            <w:b/>
            <w:sz w:val="24"/>
            <w:szCs w:val="24"/>
          </w:rPr>
          <w:t>N</w:t>
        </w:r>
        <w:r w:rsidRPr="007971E2">
          <w:rPr>
            <w:rFonts w:ascii="Times New Roman" w:hAnsi="Times New Roman" w:cs="Times New Roman"/>
            <w:b/>
            <w:sz w:val="24"/>
            <w:szCs w:val="24"/>
          </w:rPr>
          <w:t>o</w:t>
        </w:r>
      </w:ins>
      <w:r w:rsidRPr="007971E2">
        <w:rPr>
          <w:rFonts w:ascii="Times New Roman" w:hAnsi="Times New Roman" w:cs="Times New Roman"/>
          <w:b/>
          <w:sz w:val="24"/>
          <w:szCs w:val="24"/>
        </w:rPr>
        <w:t xml:space="preserve"> Medicare soon, state</w:t>
      </w:r>
      <w:r w:rsidRPr="007971E2">
        <w:rPr>
          <w:rFonts w:ascii="Times New Roman" w:hAnsi="Times New Roman" w:cs="Times New Roman"/>
          <w:sz w:val="24"/>
          <w:szCs w:val="24"/>
        </w:rPr>
        <w:t>: “</w:t>
      </w:r>
      <w:r w:rsidRPr="007971E2">
        <w:rPr>
          <w:rFonts w:ascii="Times New Roman" w:hAnsi="Times New Roman" w:cs="Times New Roman"/>
          <w:i/>
          <w:sz w:val="24"/>
          <w:szCs w:val="24"/>
        </w:rPr>
        <w:t>I’m sorry, but right now you don’t qualify for a Medicare health plan.</w:t>
      </w:r>
      <w:r w:rsidR="00493D87">
        <w:rPr>
          <w:rFonts w:ascii="Times New Roman" w:hAnsi="Times New Roman" w:cs="Times New Roman"/>
          <w:i/>
          <w:sz w:val="24"/>
          <w:szCs w:val="24"/>
        </w:rPr>
        <w:t xml:space="preserve"> Would you still like to hear more about the plans available in your area? </w:t>
      </w:r>
    </w:p>
    <w:p w14:paraId="728F6CC9" w14:textId="215B7F07" w:rsidR="0079043A" w:rsidRDefault="00493D87" w:rsidP="00297AFD">
      <w:pPr>
        <w:pStyle w:val="ListParagraph"/>
        <w:numPr>
          <w:ilvl w:val="2"/>
          <w:numId w:val="7"/>
        </w:numPr>
        <w:spacing w:line="276" w:lineRule="auto"/>
        <w:rPr>
          <w:rFonts w:ascii="Times New Roman" w:hAnsi="Times New Roman" w:cs="Times New Roman"/>
          <w:sz w:val="24"/>
          <w:szCs w:val="24"/>
        </w:rPr>
      </w:pPr>
      <w:r>
        <w:rPr>
          <w:rFonts w:ascii="Times New Roman" w:hAnsi="Times New Roman" w:cs="Times New Roman"/>
          <w:b/>
          <w:sz w:val="24"/>
          <w:szCs w:val="24"/>
        </w:rPr>
        <w:t xml:space="preserve">If </w:t>
      </w:r>
      <w:del w:id="159" w:author="Robert Vlasnik" w:date="2026-09-28T12:19:00Z" w16du:dateUtc="2026-09-28T17:19:00Z">
        <w:r>
          <w:rPr>
            <w:rFonts w:ascii="Times New Roman" w:hAnsi="Times New Roman" w:cs="Times New Roman"/>
            <w:b/>
            <w:sz w:val="24"/>
            <w:szCs w:val="24"/>
          </w:rPr>
          <w:delText>no</w:delText>
        </w:r>
      </w:del>
      <w:ins w:id="160" w:author="Robert Vlasnik" w:date="2026-09-28T12:19:00Z" w16du:dateUtc="2026-09-28T17:19:00Z">
        <w:r w:rsidR="005851A6">
          <w:rPr>
            <w:rFonts w:ascii="Times New Roman" w:hAnsi="Times New Roman" w:cs="Times New Roman"/>
            <w:b/>
            <w:sz w:val="24"/>
            <w:szCs w:val="24"/>
          </w:rPr>
          <w:t>N</w:t>
        </w:r>
        <w:r>
          <w:rPr>
            <w:rFonts w:ascii="Times New Roman" w:hAnsi="Times New Roman" w:cs="Times New Roman"/>
            <w:b/>
            <w:sz w:val="24"/>
            <w:szCs w:val="24"/>
          </w:rPr>
          <w:t>o</w:t>
        </w:r>
      </w:ins>
      <w:r>
        <w:rPr>
          <w:rFonts w:ascii="Times New Roman" w:hAnsi="Times New Roman" w:cs="Times New Roman"/>
          <w:b/>
          <w:sz w:val="24"/>
          <w:szCs w:val="24"/>
        </w:rPr>
        <w:t xml:space="preserve">: </w:t>
      </w:r>
      <w:r w:rsidR="0079043A" w:rsidRPr="007971E2">
        <w:rPr>
          <w:rFonts w:ascii="Times New Roman" w:hAnsi="Times New Roman" w:cs="Times New Roman"/>
          <w:i/>
          <w:sz w:val="24"/>
          <w:szCs w:val="24"/>
        </w:rPr>
        <w:t xml:space="preserve"> Please give us a call back approximately three months prior to your Medicare benefits becoming effective.”</w:t>
      </w:r>
      <w:r w:rsidR="0079043A" w:rsidRPr="007971E2">
        <w:rPr>
          <w:rFonts w:ascii="Times New Roman" w:hAnsi="Times New Roman" w:cs="Times New Roman"/>
          <w:sz w:val="24"/>
          <w:szCs w:val="24"/>
        </w:rPr>
        <w:t xml:space="preserve"> </w:t>
      </w:r>
      <w:r w:rsidR="0079043A" w:rsidRPr="007971E2">
        <w:rPr>
          <w:rFonts w:ascii="Times New Roman" w:hAnsi="Times New Roman" w:cs="Times New Roman"/>
          <w:b/>
          <w:sz w:val="24"/>
          <w:szCs w:val="24"/>
        </w:rPr>
        <w:t xml:space="preserve">Go to </w:t>
      </w:r>
      <w:r w:rsidR="001345FF" w:rsidRPr="007971E2">
        <w:rPr>
          <w:rFonts w:ascii="Times New Roman" w:hAnsi="Times New Roman" w:cs="Times New Roman"/>
          <w:b/>
          <w:sz w:val="24"/>
          <w:szCs w:val="24"/>
        </w:rPr>
        <w:t>Section</w:t>
      </w:r>
      <w:r w:rsidR="00C95C31" w:rsidRPr="007971E2">
        <w:rPr>
          <w:rFonts w:ascii="Times New Roman" w:hAnsi="Times New Roman" w:cs="Times New Roman"/>
          <w:b/>
          <w:sz w:val="24"/>
          <w:szCs w:val="24"/>
        </w:rPr>
        <w:t xml:space="preserve"> </w:t>
      </w:r>
      <w:del w:id="161" w:author="Robert Vlasnik" w:date="2026-09-28T12:19:00Z" w16du:dateUtc="2026-09-28T17:19:00Z">
        <w:r w:rsidR="00C95C31" w:rsidRPr="007971E2">
          <w:rPr>
            <w:rFonts w:ascii="Times New Roman" w:hAnsi="Times New Roman" w:cs="Times New Roman"/>
            <w:b/>
            <w:sz w:val="24"/>
            <w:szCs w:val="24"/>
          </w:rPr>
          <w:delText>9</w:delText>
        </w:r>
      </w:del>
      <w:ins w:id="162" w:author="Robert Vlasnik" w:date="2026-09-28T12:19:00Z" w16du:dateUtc="2026-09-28T17:19:00Z">
        <w:r w:rsidR="00F509F2">
          <w:rPr>
            <w:rFonts w:ascii="Times New Roman" w:hAnsi="Times New Roman" w:cs="Times New Roman"/>
            <w:b/>
            <w:sz w:val="24"/>
            <w:szCs w:val="24"/>
          </w:rPr>
          <w:t>8</w:t>
        </w:r>
      </w:ins>
      <w:r w:rsidR="00C95C31" w:rsidRPr="007971E2">
        <w:rPr>
          <w:rFonts w:ascii="Times New Roman" w:hAnsi="Times New Roman" w:cs="Times New Roman"/>
          <w:b/>
          <w:sz w:val="24"/>
          <w:szCs w:val="24"/>
        </w:rPr>
        <w:t xml:space="preserve">: </w:t>
      </w:r>
      <w:r w:rsidR="001345FF" w:rsidRPr="007971E2">
        <w:rPr>
          <w:rFonts w:ascii="Times New Roman" w:hAnsi="Times New Roman" w:cs="Times New Roman"/>
          <w:b/>
          <w:sz w:val="24"/>
          <w:szCs w:val="24"/>
        </w:rPr>
        <w:t>Closing the Call</w:t>
      </w:r>
      <w:r w:rsidR="0079043A" w:rsidRPr="007971E2">
        <w:rPr>
          <w:rFonts w:ascii="Times New Roman" w:hAnsi="Times New Roman" w:cs="Times New Roman"/>
          <w:sz w:val="24"/>
          <w:szCs w:val="24"/>
        </w:rPr>
        <w:t>.</w:t>
      </w:r>
    </w:p>
    <w:p w14:paraId="68BD4BDC" w14:textId="4C7A4637" w:rsidR="00493D87" w:rsidRPr="007971E2" w:rsidRDefault="00493D87" w:rsidP="00297AFD">
      <w:pPr>
        <w:pStyle w:val="ListParagraph"/>
        <w:numPr>
          <w:ilvl w:val="2"/>
          <w:numId w:val="7"/>
        </w:numPr>
        <w:spacing w:line="276" w:lineRule="auto"/>
        <w:rPr>
          <w:rFonts w:ascii="Times New Roman" w:hAnsi="Times New Roman" w:cs="Times New Roman"/>
          <w:sz w:val="24"/>
          <w:szCs w:val="24"/>
        </w:rPr>
      </w:pPr>
      <w:r>
        <w:rPr>
          <w:rFonts w:ascii="Times New Roman" w:hAnsi="Times New Roman" w:cs="Times New Roman"/>
          <w:b/>
          <w:sz w:val="24"/>
          <w:szCs w:val="24"/>
        </w:rPr>
        <w:t xml:space="preserve">If </w:t>
      </w:r>
      <w:del w:id="163" w:author="Robert Vlasnik" w:date="2026-09-28T12:19:00Z" w16du:dateUtc="2026-09-28T17:19:00Z">
        <w:r>
          <w:rPr>
            <w:rFonts w:ascii="Times New Roman" w:hAnsi="Times New Roman" w:cs="Times New Roman"/>
            <w:b/>
            <w:sz w:val="24"/>
            <w:szCs w:val="24"/>
          </w:rPr>
          <w:delText>yes</w:delText>
        </w:r>
      </w:del>
      <w:ins w:id="164" w:author="Robert Vlasnik" w:date="2026-09-28T12:19:00Z" w16du:dateUtc="2026-09-28T17:19:00Z">
        <w:r w:rsidR="005851A6">
          <w:rPr>
            <w:rFonts w:ascii="Times New Roman" w:hAnsi="Times New Roman" w:cs="Times New Roman"/>
            <w:b/>
            <w:sz w:val="24"/>
            <w:szCs w:val="24"/>
          </w:rPr>
          <w:t>Y</w:t>
        </w:r>
        <w:r>
          <w:rPr>
            <w:rFonts w:ascii="Times New Roman" w:hAnsi="Times New Roman" w:cs="Times New Roman"/>
            <w:b/>
            <w:sz w:val="24"/>
            <w:szCs w:val="24"/>
          </w:rPr>
          <w:t>es</w:t>
        </w:r>
      </w:ins>
      <w:r w:rsidRPr="0085519B">
        <w:rPr>
          <w:rFonts w:ascii="Times New Roman" w:hAnsi="Times New Roman" w:cs="Times New Roman"/>
          <w:sz w:val="24"/>
          <w:szCs w:val="24"/>
        </w:rPr>
        <w:t>:</w:t>
      </w:r>
      <w:r>
        <w:rPr>
          <w:rFonts w:ascii="Times New Roman" w:hAnsi="Times New Roman" w:cs="Times New Roman"/>
          <w:sz w:val="24"/>
          <w:szCs w:val="24"/>
        </w:rPr>
        <w:t xml:space="preserve"> Answer the </w:t>
      </w:r>
      <w:del w:id="165" w:author="Robert Vlasnik" w:date="2026-09-28T12:19:00Z" w16du:dateUtc="2026-09-28T17:19:00Z">
        <w:r>
          <w:rPr>
            <w:rFonts w:ascii="Times New Roman" w:hAnsi="Times New Roman" w:cs="Times New Roman"/>
            <w:sz w:val="24"/>
            <w:szCs w:val="24"/>
          </w:rPr>
          <w:delText>consumers</w:delText>
        </w:r>
      </w:del>
      <w:ins w:id="166" w:author="Robert Vlasnik" w:date="2026-09-28T12:19:00Z" w16du:dateUtc="2026-09-28T17:19:00Z">
        <w:r w:rsidR="00316468">
          <w:rPr>
            <w:rFonts w:ascii="Times New Roman" w:hAnsi="Times New Roman" w:cs="Times New Roman"/>
            <w:sz w:val="24"/>
            <w:szCs w:val="24"/>
          </w:rPr>
          <w:t>consumers’</w:t>
        </w:r>
      </w:ins>
      <w:r>
        <w:rPr>
          <w:rFonts w:ascii="Times New Roman" w:hAnsi="Times New Roman" w:cs="Times New Roman"/>
          <w:sz w:val="24"/>
          <w:szCs w:val="24"/>
        </w:rPr>
        <w:t xml:space="preserve"> questions and provide guidance as applicable. </w:t>
      </w:r>
    </w:p>
    <w:p w14:paraId="6AA00142" w14:textId="7AADC641" w:rsidR="00493D87" w:rsidRPr="0085519B" w:rsidRDefault="0079043A" w:rsidP="00297AFD">
      <w:pPr>
        <w:pStyle w:val="ListParagraph"/>
        <w:numPr>
          <w:ilvl w:val="0"/>
          <w:numId w:val="7"/>
        </w:numPr>
        <w:spacing w:line="276" w:lineRule="auto"/>
        <w:rPr>
          <w:rFonts w:ascii="Times New Roman" w:hAnsi="Times New Roman" w:cs="Times New Roman"/>
          <w:b/>
          <w:sz w:val="24"/>
          <w:szCs w:val="24"/>
        </w:rPr>
      </w:pPr>
      <w:r w:rsidRPr="007971E2">
        <w:rPr>
          <w:rFonts w:ascii="Times New Roman" w:hAnsi="Times New Roman" w:cs="Times New Roman"/>
          <w:b/>
          <w:sz w:val="24"/>
          <w:szCs w:val="24"/>
        </w:rPr>
        <w:t>If only has Part A or B, state:</w:t>
      </w:r>
      <w:r w:rsidRPr="007971E2">
        <w:rPr>
          <w:rFonts w:ascii="Times New Roman" w:hAnsi="Times New Roman" w:cs="Times New Roman"/>
          <w:sz w:val="24"/>
          <w:szCs w:val="24"/>
        </w:rPr>
        <w:t xml:space="preserve"> </w:t>
      </w:r>
      <w:r w:rsidRPr="007971E2">
        <w:rPr>
          <w:rFonts w:ascii="Times New Roman" w:hAnsi="Times New Roman" w:cs="Times New Roman"/>
          <w:i/>
          <w:sz w:val="24"/>
          <w:szCs w:val="24"/>
        </w:rPr>
        <w:t>“I’m sorry, but right now you don’t qualify for a Medicare health plan. But you may qualify for a Part D plan which only requires Medicare Part A and/or B.</w:t>
      </w:r>
      <w:r w:rsidR="00493D87">
        <w:rPr>
          <w:rFonts w:ascii="Times New Roman" w:hAnsi="Times New Roman" w:cs="Times New Roman"/>
          <w:i/>
          <w:sz w:val="24"/>
          <w:szCs w:val="24"/>
        </w:rPr>
        <w:t xml:space="preserve"> Would you like to hear more about part D plans only or other Medicare health plans in your </w:t>
      </w:r>
      <w:r w:rsidR="00316468">
        <w:rPr>
          <w:rFonts w:ascii="Times New Roman" w:hAnsi="Times New Roman" w:cs="Times New Roman"/>
          <w:i/>
          <w:sz w:val="24"/>
          <w:szCs w:val="24"/>
        </w:rPr>
        <w:t>area</w:t>
      </w:r>
      <w:del w:id="167" w:author="Robert Vlasnik" w:date="2026-09-28T12:19:00Z" w16du:dateUtc="2026-09-28T17:19:00Z">
        <w:r w:rsidR="00493D87">
          <w:rPr>
            <w:rFonts w:ascii="Times New Roman" w:hAnsi="Times New Roman" w:cs="Times New Roman"/>
            <w:i/>
            <w:sz w:val="24"/>
            <w:szCs w:val="24"/>
          </w:rPr>
          <w:delText xml:space="preserve"> </w:delText>
        </w:r>
      </w:del>
      <w:r w:rsidR="00316468" w:rsidRPr="00AA1441">
        <w:rPr>
          <w:rFonts w:ascii="Times New Roman" w:hAnsi="Times New Roman"/>
          <w:i/>
          <w:sz w:val="24"/>
        </w:rPr>
        <w:t>”</w:t>
      </w:r>
      <w:r w:rsidRPr="007971E2">
        <w:rPr>
          <w:rFonts w:ascii="Times New Roman" w:hAnsi="Times New Roman" w:cs="Times New Roman"/>
          <w:sz w:val="24"/>
          <w:szCs w:val="24"/>
        </w:rPr>
        <w:t xml:space="preserve"> </w:t>
      </w:r>
    </w:p>
    <w:p w14:paraId="034D59BA" w14:textId="29B98712" w:rsidR="0079043A" w:rsidRDefault="00493D87" w:rsidP="00297AFD">
      <w:pPr>
        <w:pStyle w:val="ListParagraph"/>
        <w:numPr>
          <w:ilvl w:val="1"/>
          <w:numId w:val="7"/>
        </w:numPr>
        <w:spacing w:line="276" w:lineRule="auto"/>
        <w:rPr>
          <w:rFonts w:ascii="Times New Roman" w:hAnsi="Times New Roman" w:cs="Times New Roman"/>
          <w:b/>
          <w:sz w:val="24"/>
          <w:szCs w:val="24"/>
        </w:rPr>
      </w:pPr>
      <w:r>
        <w:rPr>
          <w:rFonts w:ascii="Times New Roman" w:hAnsi="Times New Roman" w:cs="Times New Roman"/>
          <w:b/>
          <w:sz w:val="24"/>
          <w:szCs w:val="24"/>
        </w:rPr>
        <w:t xml:space="preserve">If </w:t>
      </w:r>
      <w:r w:rsidR="00316468">
        <w:rPr>
          <w:rFonts w:ascii="Times New Roman" w:hAnsi="Times New Roman" w:cs="Times New Roman"/>
          <w:b/>
          <w:sz w:val="24"/>
          <w:szCs w:val="24"/>
        </w:rPr>
        <w:t>yes</w:t>
      </w:r>
      <w:del w:id="168" w:author="Robert Vlasnik" w:date="2026-09-28T12:19:00Z" w16du:dateUtc="2026-09-28T17:19:00Z">
        <w:r>
          <w:rPr>
            <w:rFonts w:ascii="Times New Roman" w:hAnsi="Times New Roman" w:cs="Times New Roman"/>
            <w:b/>
            <w:sz w:val="24"/>
            <w:szCs w:val="24"/>
          </w:rPr>
          <w:delText xml:space="preserve"> to</w:delText>
        </w:r>
      </w:del>
      <w:ins w:id="169" w:author="Robert Vlasnik" w:date="2026-09-28T12:19:00Z" w16du:dateUtc="2026-09-28T17:19:00Z">
        <w:r w:rsidR="00316468">
          <w:rPr>
            <w:rFonts w:ascii="Times New Roman" w:hAnsi="Times New Roman" w:cs="Times New Roman"/>
            <w:b/>
            <w:sz w:val="24"/>
            <w:szCs w:val="24"/>
          </w:rPr>
          <w:t>,</w:t>
        </w:r>
      </w:ins>
      <w:r>
        <w:rPr>
          <w:rFonts w:ascii="Times New Roman" w:hAnsi="Times New Roman" w:cs="Times New Roman"/>
          <w:b/>
          <w:sz w:val="24"/>
          <w:szCs w:val="24"/>
        </w:rPr>
        <w:t xml:space="preserve"> part D</w:t>
      </w:r>
      <w:r w:rsidR="00E06200">
        <w:rPr>
          <w:rFonts w:ascii="Times New Roman" w:hAnsi="Times New Roman" w:cs="Times New Roman"/>
          <w:b/>
          <w:sz w:val="24"/>
          <w:szCs w:val="24"/>
        </w:rPr>
        <w:t xml:space="preserve"> plans:</w:t>
      </w:r>
      <w:r>
        <w:rPr>
          <w:rFonts w:ascii="Times New Roman" w:hAnsi="Times New Roman" w:cs="Times New Roman"/>
          <w:b/>
          <w:sz w:val="24"/>
          <w:szCs w:val="24"/>
        </w:rPr>
        <w:t xml:space="preserve"> </w:t>
      </w:r>
      <w:r w:rsidR="00E06200">
        <w:rPr>
          <w:rFonts w:ascii="Times New Roman" w:hAnsi="Times New Roman" w:cs="Times New Roman"/>
          <w:b/>
          <w:sz w:val="24"/>
          <w:szCs w:val="24"/>
        </w:rPr>
        <w:t>G</w:t>
      </w:r>
      <w:r w:rsidR="00E06200" w:rsidRPr="007971E2">
        <w:rPr>
          <w:rFonts w:ascii="Times New Roman" w:hAnsi="Times New Roman" w:cs="Times New Roman"/>
          <w:b/>
          <w:sz w:val="24"/>
          <w:szCs w:val="24"/>
        </w:rPr>
        <w:t>o</w:t>
      </w:r>
      <w:r w:rsidR="0079043A" w:rsidRPr="007971E2">
        <w:rPr>
          <w:rFonts w:ascii="Times New Roman" w:hAnsi="Times New Roman" w:cs="Times New Roman"/>
          <w:b/>
          <w:sz w:val="24"/>
          <w:szCs w:val="24"/>
        </w:rPr>
        <w:t xml:space="preserve"> to the next qualifier.</w:t>
      </w:r>
    </w:p>
    <w:p w14:paraId="4D165AF7" w14:textId="623A5A28" w:rsidR="00493D87" w:rsidRPr="007971E2" w:rsidRDefault="00493D87" w:rsidP="00297AFD">
      <w:pPr>
        <w:pStyle w:val="ListParagraph"/>
        <w:numPr>
          <w:ilvl w:val="1"/>
          <w:numId w:val="7"/>
        </w:numPr>
        <w:spacing w:line="276" w:lineRule="auto"/>
        <w:rPr>
          <w:rFonts w:ascii="Times New Roman" w:hAnsi="Times New Roman" w:cs="Times New Roman"/>
          <w:b/>
          <w:sz w:val="24"/>
          <w:szCs w:val="24"/>
        </w:rPr>
      </w:pPr>
      <w:r>
        <w:rPr>
          <w:rFonts w:ascii="Times New Roman" w:hAnsi="Times New Roman" w:cs="Times New Roman"/>
          <w:b/>
          <w:sz w:val="24"/>
          <w:szCs w:val="24"/>
        </w:rPr>
        <w:t xml:space="preserve">If </w:t>
      </w:r>
      <w:r w:rsidR="00E06200">
        <w:rPr>
          <w:rFonts w:ascii="Times New Roman" w:hAnsi="Times New Roman" w:cs="Times New Roman"/>
          <w:b/>
          <w:sz w:val="24"/>
          <w:szCs w:val="24"/>
        </w:rPr>
        <w:t xml:space="preserve">other Medicare plans: Answer the </w:t>
      </w:r>
      <w:del w:id="170" w:author="Robert Vlasnik" w:date="2026-09-28T12:19:00Z" w16du:dateUtc="2026-09-28T17:19:00Z">
        <w:r w:rsidR="00E06200">
          <w:rPr>
            <w:rFonts w:ascii="Times New Roman" w:hAnsi="Times New Roman" w:cs="Times New Roman"/>
            <w:b/>
            <w:sz w:val="24"/>
            <w:szCs w:val="24"/>
          </w:rPr>
          <w:delText>consumers</w:delText>
        </w:r>
      </w:del>
      <w:ins w:id="171" w:author="Robert Vlasnik" w:date="2026-09-28T12:19:00Z" w16du:dateUtc="2026-09-28T17:19:00Z">
        <w:r w:rsidR="00752D2A">
          <w:rPr>
            <w:rFonts w:ascii="Times New Roman" w:hAnsi="Times New Roman" w:cs="Times New Roman"/>
            <w:b/>
            <w:sz w:val="24"/>
            <w:szCs w:val="24"/>
          </w:rPr>
          <w:t>consumers’</w:t>
        </w:r>
      </w:ins>
      <w:r w:rsidR="00E06200">
        <w:rPr>
          <w:rFonts w:ascii="Times New Roman" w:hAnsi="Times New Roman" w:cs="Times New Roman"/>
          <w:b/>
          <w:sz w:val="24"/>
          <w:szCs w:val="24"/>
        </w:rPr>
        <w:t xml:space="preserve"> questions and provide guidance as applicable. </w:t>
      </w:r>
    </w:p>
    <w:p w14:paraId="4977EE0A" w14:textId="77777777" w:rsidR="00DB2F43" w:rsidRPr="007971E2" w:rsidRDefault="00DB2F43" w:rsidP="00DB2F43">
      <w:pPr>
        <w:spacing w:line="276" w:lineRule="auto"/>
        <w:rPr>
          <w:rFonts w:ascii="Times New Roman" w:hAnsi="Times New Roman" w:cs="Times New Roman"/>
          <w:sz w:val="24"/>
          <w:szCs w:val="24"/>
        </w:rPr>
      </w:pPr>
      <w:r w:rsidRPr="007971E2">
        <w:rPr>
          <w:rFonts w:ascii="Times New Roman" w:hAnsi="Times New Roman" w:cs="Times New Roman"/>
          <w:b/>
          <w:sz w:val="24"/>
          <w:szCs w:val="24"/>
        </w:rPr>
        <w:t>Medicaid/Extra Help:</w:t>
      </w:r>
      <w:r w:rsidRPr="007971E2">
        <w:rPr>
          <w:rFonts w:ascii="Times New Roman" w:hAnsi="Times New Roman" w:cs="Times New Roman"/>
          <w:sz w:val="24"/>
          <w:szCs w:val="24"/>
        </w:rPr>
        <w:t xml:space="preserve"> </w:t>
      </w:r>
    </w:p>
    <w:p w14:paraId="18F3DBB1" w14:textId="783494B1" w:rsidR="00DB2F43" w:rsidRPr="007971E2" w:rsidRDefault="009D02B9" w:rsidP="00297AFD">
      <w:pPr>
        <w:pStyle w:val="Default"/>
        <w:numPr>
          <w:ilvl w:val="0"/>
          <w:numId w:val="8"/>
        </w:numPr>
        <w:rPr>
          <w:rFonts w:ascii="Times New Roman" w:hAnsi="Times New Roman"/>
          <w:color w:val="000000" w:themeColor="text1"/>
        </w:rPr>
      </w:pPr>
      <w:proofErr w:type="gramStart"/>
      <w:ins w:id="172" w:author="Robert Vlasnik" w:date="2026-09-28T12:19:00Z" w16du:dateUtc="2026-09-28T17:19:00Z">
        <w:r>
          <w:rPr>
            <w:rFonts w:ascii="Times New Roman" w:hAnsi="Times New Roman"/>
            <w:i/>
            <w:iCs/>
            <w:color w:val="000000" w:themeColor="text1"/>
          </w:rPr>
          <w:t>”</w:t>
        </w:r>
      </w:ins>
      <w:r w:rsidRPr="00AA1441">
        <w:rPr>
          <w:rFonts w:ascii="Times New Roman" w:hAnsi="Times New Roman"/>
          <w:i/>
          <w:color w:val="000000" w:themeColor="text1"/>
        </w:rPr>
        <w:t>A</w:t>
      </w:r>
      <w:r w:rsidR="00DB2F43" w:rsidRPr="00AA1441">
        <w:rPr>
          <w:rFonts w:ascii="Times New Roman" w:hAnsi="Times New Roman"/>
          <w:i/>
          <w:color w:val="000000" w:themeColor="text1"/>
        </w:rPr>
        <w:t>re</w:t>
      </w:r>
      <w:proofErr w:type="gramEnd"/>
      <w:r w:rsidR="00DB2F43" w:rsidRPr="00AA1441">
        <w:rPr>
          <w:rFonts w:ascii="Times New Roman" w:hAnsi="Times New Roman"/>
          <w:i/>
          <w:color w:val="000000" w:themeColor="text1"/>
        </w:rPr>
        <w:t xml:space="preserve"> you currently receiving any assistance with your Part B premium </w:t>
      </w:r>
      <w:r w:rsidR="00DB2F43" w:rsidRPr="00AA1441">
        <w:rPr>
          <w:rFonts w:ascii="Times New Roman" w:hAnsi="Times New Roman"/>
          <w:b/>
          <w:i/>
          <w:color w:val="000000" w:themeColor="text1"/>
        </w:rPr>
        <w:t>(Medicaid),</w:t>
      </w:r>
      <w:r w:rsidR="00DB2F43" w:rsidRPr="00AA1441">
        <w:rPr>
          <w:rFonts w:ascii="Times New Roman" w:hAnsi="Times New Roman"/>
          <w:i/>
          <w:color w:val="000000" w:themeColor="text1"/>
        </w:rPr>
        <w:t xml:space="preserve"> or Extra-Help?</w:t>
      </w:r>
      <w:r w:rsidR="00DB2F43" w:rsidRPr="007971E2">
        <w:rPr>
          <w:rFonts w:ascii="Times New Roman" w:hAnsi="Times New Roman"/>
          <w:color w:val="000000" w:themeColor="text1"/>
        </w:rPr>
        <w:t xml:space="preserve"> </w:t>
      </w:r>
      <w:r w:rsidR="00DB2F43" w:rsidRPr="007971E2">
        <w:rPr>
          <w:rFonts w:ascii="Times New Roman" w:hAnsi="Times New Roman"/>
          <w:b/>
          <w:color w:val="000000" w:themeColor="text1"/>
        </w:rPr>
        <w:t>(Which helps pay for prescription coverage)</w:t>
      </w:r>
      <w:r w:rsidR="00DB2F43" w:rsidRPr="007971E2">
        <w:rPr>
          <w:rFonts w:ascii="Times New Roman" w:hAnsi="Times New Roman"/>
          <w:color w:val="000000" w:themeColor="text1"/>
        </w:rPr>
        <w:t xml:space="preserve">” </w:t>
      </w:r>
    </w:p>
    <w:p w14:paraId="5E3FC88D" w14:textId="274CD079" w:rsidR="00DB2F43" w:rsidRPr="007971E2" w:rsidRDefault="00DB2F43" w:rsidP="00297AFD">
      <w:pPr>
        <w:pStyle w:val="Default"/>
        <w:numPr>
          <w:ilvl w:val="1"/>
          <w:numId w:val="8"/>
        </w:numPr>
        <w:rPr>
          <w:rFonts w:ascii="Times New Roman" w:hAnsi="Times New Roman"/>
          <w:color w:val="000000" w:themeColor="text1"/>
        </w:rPr>
      </w:pPr>
      <w:r w:rsidRPr="007971E2">
        <w:rPr>
          <w:rFonts w:ascii="Times New Roman" w:hAnsi="Times New Roman"/>
          <w:b/>
          <w:bCs/>
          <w:color w:val="000000" w:themeColor="text1"/>
        </w:rPr>
        <w:t xml:space="preserve">If </w:t>
      </w:r>
      <w:del w:id="173" w:author="Robert Vlasnik" w:date="2026-09-28T12:19:00Z" w16du:dateUtc="2026-09-28T17:19:00Z">
        <w:r w:rsidRPr="007971E2">
          <w:rPr>
            <w:rFonts w:ascii="Times New Roman" w:hAnsi="Times New Roman"/>
            <w:b/>
            <w:bCs/>
            <w:color w:val="000000" w:themeColor="text1"/>
          </w:rPr>
          <w:delText>YES</w:delText>
        </w:r>
      </w:del>
      <w:ins w:id="174" w:author="Robert Vlasnik" w:date="2026-09-28T12:19:00Z" w16du:dateUtc="2026-09-28T17:19:00Z">
        <w:r w:rsidRPr="007971E2">
          <w:rPr>
            <w:rFonts w:ascii="Times New Roman" w:hAnsi="Times New Roman"/>
            <w:b/>
            <w:bCs/>
            <w:color w:val="000000" w:themeColor="text1"/>
          </w:rPr>
          <w:t>Y</w:t>
        </w:r>
        <w:r w:rsidR="005851A6">
          <w:rPr>
            <w:rFonts w:ascii="Times New Roman" w:hAnsi="Times New Roman"/>
            <w:b/>
            <w:bCs/>
            <w:color w:val="000000" w:themeColor="text1"/>
          </w:rPr>
          <w:t>es</w:t>
        </w:r>
      </w:ins>
      <w:r w:rsidRPr="007971E2">
        <w:rPr>
          <w:rFonts w:ascii="Times New Roman" w:hAnsi="Times New Roman"/>
          <w:b/>
          <w:bCs/>
          <w:color w:val="000000" w:themeColor="text1"/>
        </w:rPr>
        <w:t xml:space="preserve"> to Medicaid: </w:t>
      </w:r>
      <w:r w:rsidRPr="00AA1441">
        <w:rPr>
          <w:rFonts w:ascii="Times New Roman" w:hAnsi="Times New Roman"/>
          <w:i/>
          <w:color w:val="000000" w:themeColor="text1"/>
        </w:rPr>
        <w:t>“Medicaid can help you pay for costs and services that Medicare does not cover. Medicare is the primary payer and Medicaid pays second</w:t>
      </w:r>
      <w:del w:id="175" w:author="Robert Vlasnik" w:date="2026-09-28T12:19:00Z" w16du:dateUtc="2026-09-28T17:19:00Z">
        <w:r w:rsidRPr="007971E2">
          <w:rPr>
            <w:rFonts w:ascii="Times New Roman" w:hAnsi="Times New Roman"/>
            <w:color w:val="000000" w:themeColor="text1"/>
          </w:rPr>
          <w:delText>.]”</w:delText>
        </w:r>
      </w:del>
      <w:ins w:id="176" w:author="Robert Vlasnik" w:date="2026-09-28T12:19:00Z" w16du:dateUtc="2026-09-28T17:19:00Z">
        <w:r w:rsidRPr="00DF4F8C">
          <w:rPr>
            <w:rFonts w:ascii="Times New Roman" w:hAnsi="Times New Roman"/>
            <w:i/>
            <w:iCs/>
            <w:color w:val="000000" w:themeColor="text1"/>
          </w:rPr>
          <w:t>.”</w:t>
        </w:r>
      </w:ins>
      <w:r w:rsidRPr="007971E2">
        <w:rPr>
          <w:rFonts w:ascii="Times New Roman" w:hAnsi="Times New Roman"/>
          <w:color w:val="000000" w:themeColor="text1"/>
        </w:rPr>
        <w:t xml:space="preserve"> </w:t>
      </w:r>
      <w:r w:rsidR="000962FF" w:rsidRPr="007971E2">
        <w:rPr>
          <w:rFonts w:ascii="Times New Roman" w:hAnsi="Times New Roman"/>
          <w:b/>
          <w:color w:val="000000" w:themeColor="text1"/>
        </w:rPr>
        <w:t>Go to 4.2</w:t>
      </w:r>
    </w:p>
    <w:p w14:paraId="4FFDAC5A" w14:textId="1CC4E7A1" w:rsidR="00DB2F43" w:rsidRPr="007971E2" w:rsidRDefault="00DB2F43" w:rsidP="00297AFD">
      <w:pPr>
        <w:pStyle w:val="Default"/>
        <w:numPr>
          <w:ilvl w:val="1"/>
          <w:numId w:val="8"/>
        </w:numPr>
        <w:rPr>
          <w:rFonts w:ascii="Times New Roman" w:hAnsi="Times New Roman"/>
          <w:color w:val="000000" w:themeColor="text1"/>
        </w:rPr>
      </w:pPr>
      <w:r w:rsidRPr="007971E2">
        <w:rPr>
          <w:rFonts w:ascii="Times New Roman" w:hAnsi="Times New Roman"/>
          <w:b/>
          <w:color w:val="000000" w:themeColor="text1"/>
        </w:rPr>
        <w:t xml:space="preserve">If </w:t>
      </w:r>
      <w:del w:id="177" w:author="Robert Vlasnik" w:date="2026-09-28T12:19:00Z" w16du:dateUtc="2026-09-28T17:19:00Z">
        <w:r w:rsidRPr="007971E2">
          <w:rPr>
            <w:rFonts w:ascii="Times New Roman" w:hAnsi="Times New Roman"/>
            <w:b/>
            <w:color w:val="000000" w:themeColor="text1"/>
          </w:rPr>
          <w:delText>no</w:delText>
        </w:r>
        <w:r w:rsidRPr="007971E2">
          <w:rPr>
            <w:rFonts w:ascii="Times New Roman" w:hAnsi="Times New Roman"/>
            <w:color w:val="000000" w:themeColor="text1"/>
          </w:rPr>
          <w:delText xml:space="preserve">: </w:delText>
        </w:r>
      </w:del>
      <w:ins w:id="178" w:author="Robert Vlasnik" w:date="2026-09-28T12:19:00Z" w16du:dateUtc="2026-09-28T17:19:00Z">
        <w:r w:rsidR="005851A6">
          <w:rPr>
            <w:rFonts w:ascii="Times New Roman" w:hAnsi="Times New Roman"/>
            <w:b/>
            <w:color w:val="000000" w:themeColor="text1"/>
          </w:rPr>
          <w:t>N</w:t>
        </w:r>
        <w:r w:rsidRPr="007971E2">
          <w:rPr>
            <w:rFonts w:ascii="Times New Roman" w:hAnsi="Times New Roman"/>
            <w:b/>
            <w:color w:val="000000" w:themeColor="text1"/>
          </w:rPr>
          <w:t>o</w:t>
        </w:r>
        <w:proofErr w:type="gramStart"/>
        <w:r w:rsidRPr="007971E2">
          <w:rPr>
            <w:rFonts w:ascii="Times New Roman" w:hAnsi="Times New Roman"/>
            <w:color w:val="000000" w:themeColor="text1"/>
          </w:rPr>
          <w:t xml:space="preserve">: </w:t>
        </w:r>
        <w:r w:rsidR="00DF4F8C">
          <w:rPr>
            <w:rFonts w:ascii="Times New Roman" w:hAnsi="Times New Roman"/>
            <w:i/>
            <w:iCs/>
            <w:color w:val="000000" w:themeColor="text1"/>
          </w:rPr>
          <w:t>”</w:t>
        </w:r>
      </w:ins>
      <w:r w:rsidR="00DF4F8C" w:rsidRPr="00AA1441">
        <w:rPr>
          <w:rFonts w:ascii="Times New Roman" w:hAnsi="Times New Roman"/>
          <w:i/>
          <w:color w:val="000000" w:themeColor="text1"/>
        </w:rPr>
        <w:t>Y</w:t>
      </w:r>
      <w:r w:rsidRPr="00AA1441">
        <w:rPr>
          <w:rFonts w:ascii="Times New Roman" w:hAnsi="Times New Roman"/>
          <w:i/>
          <w:color w:val="000000" w:themeColor="text1"/>
        </w:rPr>
        <w:t>ou</w:t>
      </w:r>
      <w:proofErr w:type="gramEnd"/>
      <w:r w:rsidRPr="00AA1441">
        <w:rPr>
          <w:rFonts w:ascii="Times New Roman" w:hAnsi="Times New Roman"/>
          <w:i/>
          <w:color w:val="000000" w:themeColor="text1"/>
        </w:rPr>
        <w:t xml:space="preserve"> may be able to get extra help to pay for your prescription drug premium and costs. To see </w:t>
      </w:r>
      <w:r w:rsidR="0023188C" w:rsidRPr="00AA1441">
        <w:rPr>
          <w:rFonts w:ascii="Times New Roman" w:hAnsi="Times New Roman"/>
          <w:i/>
          <w:color w:val="000000" w:themeColor="text1"/>
        </w:rPr>
        <w:t>if</w:t>
      </w:r>
      <w:r w:rsidRPr="00AA1441">
        <w:rPr>
          <w:rFonts w:ascii="Times New Roman" w:hAnsi="Times New Roman"/>
          <w:i/>
          <w:color w:val="000000" w:themeColor="text1"/>
        </w:rPr>
        <w:t xml:space="preserve"> you qualify for extra help call 1-800-Medicare (1-800-633-4227). TTY or TDD users call 877-486-204, 24 hours a </w:t>
      </w:r>
      <w:proofErr w:type="gramStart"/>
      <w:r w:rsidRPr="00AA1441">
        <w:rPr>
          <w:rFonts w:ascii="Times New Roman" w:hAnsi="Times New Roman"/>
          <w:i/>
          <w:color w:val="000000" w:themeColor="text1"/>
        </w:rPr>
        <w:t>day/7 days</w:t>
      </w:r>
      <w:proofErr w:type="gramEnd"/>
      <w:r w:rsidRPr="00AA1441">
        <w:rPr>
          <w:rFonts w:ascii="Times New Roman" w:hAnsi="Times New Roman"/>
          <w:i/>
          <w:color w:val="000000" w:themeColor="text1"/>
        </w:rPr>
        <w:t xml:space="preserve"> a week or call the Social Security Office at 1-800-772-1213 between 7am and 7pm, Monday through Friday. TTY or TDD users should call 1-800-325-0778 or call your state medical assistance/Medicaid </w:t>
      </w:r>
      <w:r w:rsidR="00DF4F8C" w:rsidRPr="00AA1441">
        <w:rPr>
          <w:rFonts w:ascii="Times New Roman" w:hAnsi="Times New Roman"/>
          <w:i/>
          <w:color w:val="000000" w:themeColor="text1"/>
        </w:rPr>
        <w:t>office</w:t>
      </w:r>
      <w:del w:id="179" w:author="Robert Vlasnik" w:date="2026-09-28T12:19:00Z" w16du:dateUtc="2026-09-28T17:19:00Z">
        <w:r w:rsidRPr="007971E2">
          <w:rPr>
            <w:rFonts w:ascii="Times New Roman" w:hAnsi="Times New Roman"/>
            <w:color w:val="000000" w:themeColor="text1"/>
          </w:rPr>
          <w:delText>.</w:delText>
        </w:r>
      </w:del>
      <w:ins w:id="180" w:author="Robert Vlasnik" w:date="2026-09-28T12:19:00Z" w16du:dateUtc="2026-09-28T17:19:00Z">
        <w:r w:rsidR="00DF4F8C">
          <w:rPr>
            <w:rFonts w:ascii="Times New Roman" w:hAnsi="Times New Roman"/>
            <w:i/>
            <w:iCs/>
            <w:color w:val="000000" w:themeColor="text1"/>
          </w:rPr>
          <w:t>”.</w:t>
        </w:r>
      </w:ins>
      <w:r w:rsidRPr="007971E2">
        <w:rPr>
          <w:rFonts w:ascii="Times New Roman" w:hAnsi="Times New Roman"/>
          <w:color w:val="000000" w:themeColor="text1"/>
        </w:rPr>
        <w:t xml:space="preserve"> </w:t>
      </w:r>
      <w:r w:rsidR="000962FF" w:rsidRPr="007971E2">
        <w:rPr>
          <w:rFonts w:ascii="Times New Roman" w:hAnsi="Times New Roman"/>
          <w:b/>
          <w:color w:val="000000" w:themeColor="text1"/>
        </w:rPr>
        <w:t>Go to 4.2</w:t>
      </w:r>
    </w:p>
    <w:p w14:paraId="51C9DE72" w14:textId="77777777" w:rsidR="00DB2F43" w:rsidRPr="007971E2" w:rsidRDefault="00DB2F43" w:rsidP="00DB2F43">
      <w:pPr>
        <w:pStyle w:val="Default"/>
        <w:ind w:left="1440"/>
        <w:rPr>
          <w:del w:id="181" w:author="Robert Vlasnik" w:date="2026-09-28T12:19:00Z" w16du:dateUtc="2026-09-28T17:19:00Z"/>
          <w:rFonts w:ascii="Times New Roman" w:hAnsi="Times New Roman"/>
          <w:color w:val="000000" w:themeColor="text1"/>
        </w:rPr>
      </w:pPr>
    </w:p>
    <w:p w14:paraId="4867AEE1" w14:textId="77777777" w:rsidR="00DB2F43" w:rsidRPr="007971E2" w:rsidRDefault="00DB2F43" w:rsidP="00DB2F43">
      <w:pPr>
        <w:pStyle w:val="Default"/>
        <w:ind w:left="720"/>
        <w:rPr>
          <w:del w:id="182" w:author="Robert Vlasnik" w:date="2026-09-28T12:19:00Z" w16du:dateUtc="2026-09-28T17:19:00Z"/>
          <w:rFonts w:ascii="Times New Roman" w:hAnsi="Times New Roman"/>
          <w:color w:val="000000" w:themeColor="text1"/>
        </w:rPr>
      </w:pPr>
    </w:p>
    <w:p w14:paraId="4CACC40E" w14:textId="77777777" w:rsidR="00DB2F43" w:rsidRPr="007971E2" w:rsidRDefault="00DB2F43" w:rsidP="00DB2F43">
      <w:pPr>
        <w:spacing w:line="276" w:lineRule="auto"/>
        <w:rPr>
          <w:del w:id="183" w:author="Robert Vlasnik" w:date="2026-09-28T12:19:00Z" w16du:dateUtc="2026-09-28T17:19:00Z"/>
          <w:rFonts w:ascii="Times New Roman" w:hAnsi="Times New Roman" w:cs="Times New Roman"/>
          <w:sz w:val="24"/>
          <w:szCs w:val="24"/>
        </w:rPr>
      </w:pPr>
    </w:p>
    <w:p w14:paraId="25541338" w14:textId="1E2C9BBE" w:rsidR="0023188C" w:rsidRPr="00270C52" w:rsidRDefault="00C95C31" w:rsidP="00270C52">
      <w:pPr>
        <w:pStyle w:val="Heading1"/>
        <w:rPr>
          <w:rFonts w:ascii="Times New Roman" w:hAnsi="Times New Roman" w:cs="Times New Roman"/>
          <w:sz w:val="24"/>
          <w:szCs w:val="24"/>
        </w:rPr>
      </w:pPr>
      <w:r w:rsidRPr="007971E2">
        <w:rPr>
          <w:rFonts w:ascii="Times New Roman" w:hAnsi="Times New Roman" w:cs="Times New Roman"/>
          <w:sz w:val="24"/>
          <w:szCs w:val="24"/>
        </w:rPr>
        <w:t>4.</w:t>
      </w:r>
      <w:r w:rsidR="008B1CEF" w:rsidRPr="007971E2">
        <w:rPr>
          <w:rFonts w:ascii="Times New Roman" w:hAnsi="Times New Roman" w:cs="Times New Roman"/>
          <w:sz w:val="24"/>
          <w:szCs w:val="24"/>
        </w:rPr>
        <w:t>2</w:t>
      </w:r>
      <w:r w:rsidRPr="007971E2">
        <w:rPr>
          <w:rFonts w:ascii="Times New Roman" w:hAnsi="Times New Roman" w:cs="Times New Roman"/>
          <w:sz w:val="24"/>
          <w:szCs w:val="24"/>
        </w:rPr>
        <w:t xml:space="preserve"> Qualifications: Permanent Residence, Permission to contact.  </w:t>
      </w:r>
    </w:p>
    <w:p w14:paraId="73FF9DB3" w14:textId="77777777" w:rsidR="0023188C" w:rsidRPr="007971E2" w:rsidRDefault="0023188C" w:rsidP="0023188C">
      <w:pPr>
        <w:spacing w:line="276" w:lineRule="auto"/>
        <w:rPr>
          <w:del w:id="184" w:author="Robert Vlasnik" w:date="2026-09-28T12:19:00Z" w16du:dateUtc="2026-09-28T17:19:00Z"/>
          <w:rFonts w:ascii="Times New Roman" w:hAnsi="Times New Roman" w:cs="Times New Roman"/>
          <w:b/>
          <w:sz w:val="24"/>
          <w:szCs w:val="24"/>
        </w:rPr>
      </w:pPr>
    </w:p>
    <w:p w14:paraId="257207F6" w14:textId="77777777" w:rsidR="0023188C" w:rsidRPr="007971E2" w:rsidRDefault="0023188C" w:rsidP="0023188C">
      <w:pPr>
        <w:spacing w:line="276" w:lineRule="auto"/>
        <w:rPr>
          <w:rFonts w:ascii="Times New Roman" w:hAnsi="Times New Roman" w:cs="Times New Roman"/>
          <w:sz w:val="24"/>
          <w:szCs w:val="24"/>
        </w:rPr>
      </w:pPr>
      <w:r w:rsidRPr="007971E2">
        <w:rPr>
          <w:rFonts w:ascii="Times New Roman" w:hAnsi="Times New Roman" w:cs="Times New Roman"/>
          <w:b/>
          <w:sz w:val="24"/>
          <w:szCs w:val="24"/>
        </w:rPr>
        <w:t>Permanent Residence:</w:t>
      </w:r>
      <w:r w:rsidRPr="007971E2">
        <w:rPr>
          <w:rFonts w:ascii="Times New Roman" w:hAnsi="Times New Roman" w:cs="Times New Roman"/>
          <w:sz w:val="24"/>
          <w:szCs w:val="24"/>
        </w:rPr>
        <w:t xml:space="preserve"> </w:t>
      </w:r>
    </w:p>
    <w:p w14:paraId="74EDA59B" w14:textId="77777777" w:rsidR="00117991" w:rsidRPr="00117991" w:rsidRDefault="0023188C">
      <w:pPr>
        <w:pStyle w:val="ListParagraph"/>
        <w:numPr>
          <w:ilvl w:val="0"/>
          <w:numId w:val="9"/>
        </w:numPr>
        <w:spacing w:after="0" w:line="276" w:lineRule="auto"/>
        <w:rPr>
          <w:rFonts w:ascii="Times New Roman" w:hAnsi="Times New Roman" w:cs="Times New Roman"/>
          <w:sz w:val="24"/>
          <w:szCs w:val="24"/>
        </w:rPr>
        <w:pPrChange w:id="185" w:author="Robert Vlasnik" w:date="2026-09-28T12:19:00Z" w16du:dateUtc="2026-09-28T17:19:00Z">
          <w:pPr>
            <w:pStyle w:val="ListParagraph"/>
            <w:numPr>
              <w:numId w:val="9"/>
            </w:numPr>
            <w:spacing w:line="276" w:lineRule="auto"/>
            <w:ind w:hanging="360"/>
          </w:pPr>
        </w:pPrChange>
      </w:pPr>
      <w:r w:rsidRPr="007971E2">
        <w:rPr>
          <w:rFonts w:ascii="Times New Roman" w:hAnsi="Times New Roman" w:cs="Times New Roman"/>
          <w:sz w:val="24"/>
          <w:szCs w:val="24"/>
        </w:rPr>
        <w:t>“</w:t>
      </w:r>
      <w:del w:id="186" w:author="Robert Vlasnik" w:date="2026-09-28T12:19:00Z" w16du:dateUtc="2026-09-28T17:19:00Z">
        <w:r w:rsidRPr="007971E2">
          <w:rPr>
            <w:rFonts w:ascii="Times New Roman" w:hAnsi="Times New Roman" w:cs="Times New Roman"/>
            <w:i/>
            <w:sz w:val="24"/>
            <w:szCs w:val="24"/>
          </w:rPr>
          <w:delText>Do</w:delText>
        </w:r>
      </w:del>
      <w:ins w:id="187" w:author="Robert Vlasnik" w:date="2026-09-28T12:19:00Z" w16du:dateUtc="2026-09-28T17:19:00Z">
        <w:r w:rsidR="001B7D05" w:rsidRPr="00B3310A">
          <w:rPr>
            <w:rFonts w:ascii="Times New Roman" w:hAnsi="Times New Roman" w:cs="Times New Roman"/>
            <w:i/>
            <w:iCs/>
            <w:sz w:val="24"/>
            <w:szCs w:val="24"/>
          </w:rPr>
          <w:t>Can</w:t>
        </w:r>
      </w:ins>
      <w:r w:rsidR="001B7D05" w:rsidRPr="00B3310A">
        <w:rPr>
          <w:rFonts w:ascii="Times New Roman" w:hAnsi="Times New Roman" w:cs="Times New Roman"/>
          <w:i/>
          <w:iCs/>
          <w:sz w:val="24"/>
          <w:szCs w:val="24"/>
        </w:rPr>
        <w:t xml:space="preserve"> you </w:t>
      </w:r>
      <w:del w:id="188" w:author="Robert Vlasnik" w:date="2026-09-28T12:19:00Z" w16du:dateUtc="2026-09-28T17:19:00Z">
        <w:r w:rsidRPr="007971E2">
          <w:rPr>
            <w:rFonts w:ascii="Times New Roman" w:hAnsi="Times New Roman" w:cs="Times New Roman"/>
            <w:i/>
            <w:sz w:val="24"/>
            <w:szCs w:val="24"/>
          </w:rPr>
          <w:delText>mind sharing</w:delText>
        </w:r>
      </w:del>
      <w:ins w:id="189" w:author="Robert Vlasnik" w:date="2026-09-28T12:19:00Z" w16du:dateUtc="2026-09-28T17:19:00Z">
        <w:r w:rsidR="001B7D05" w:rsidRPr="00B3310A">
          <w:rPr>
            <w:rFonts w:ascii="Times New Roman" w:hAnsi="Times New Roman" w:cs="Times New Roman"/>
            <w:i/>
            <w:iCs/>
            <w:sz w:val="24"/>
            <w:szCs w:val="24"/>
          </w:rPr>
          <w:t>please provide</w:t>
        </w:r>
      </w:ins>
      <w:r w:rsidRPr="00AA1441">
        <w:rPr>
          <w:rFonts w:ascii="Times New Roman" w:hAnsi="Times New Roman"/>
          <w:i/>
          <w:color w:val="FF0000"/>
          <w:sz w:val="24"/>
        </w:rPr>
        <w:t xml:space="preserve"> </w:t>
      </w:r>
      <w:r w:rsidRPr="007971E2">
        <w:rPr>
          <w:rFonts w:ascii="Times New Roman" w:hAnsi="Times New Roman" w:cs="Times New Roman"/>
          <w:i/>
          <w:sz w:val="24"/>
          <w:szCs w:val="24"/>
        </w:rPr>
        <w:t>your permanent home address?”</w:t>
      </w:r>
      <w:ins w:id="190" w:author="Robert Vlasnik" w:date="2026-09-28T12:19:00Z" w16du:dateUtc="2026-09-28T17:19:00Z">
        <w:r w:rsidR="007273ED">
          <w:rPr>
            <w:rFonts w:ascii="Times New Roman" w:hAnsi="Times New Roman" w:cs="Times New Roman"/>
            <w:i/>
            <w:sz w:val="24"/>
            <w:szCs w:val="24"/>
          </w:rPr>
          <w:t xml:space="preserve">   </w:t>
        </w:r>
      </w:ins>
    </w:p>
    <w:p w14:paraId="22A8402F" w14:textId="7A907F0C" w:rsidR="0023188C" w:rsidRPr="00AA1441" w:rsidRDefault="00117991">
      <w:pPr>
        <w:spacing w:after="0" w:line="276" w:lineRule="auto"/>
        <w:rPr>
          <w:rFonts w:ascii="Times New Roman" w:hAnsi="Times New Roman"/>
          <w:b/>
          <w:color w:val="FF0000"/>
          <w:sz w:val="18"/>
        </w:rPr>
        <w:pPrChange w:id="191" w:author="Robert Vlasnik" w:date="2026-09-28T12:19:00Z" w16du:dateUtc="2026-09-28T17:19:00Z">
          <w:pPr>
            <w:pStyle w:val="ListParagraph"/>
            <w:numPr>
              <w:ilvl w:val="1"/>
              <w:numId w:val="9"/>
            </w:numPr>
            <w:ind w:left="1440" w:hanging="360"/>
          </w:pPr>
        </w:pPrChange>
      </w:pPr>
      <w:r w:rsidRPr="00AA1441">
        <w:rPr>
          <w:rFonts w:ascii="Times New Roman" w:hAnsi="Times New Roman"/>
          <w:b/>
          <w:color w:val="FF0000"/>
          <w:sz w:val="18"/>
        </w:rPr>
        <w:t>(Agent Note: If caller doesn’t want to provide, must move forward without it. If caller is unsure, it would be the address on file with Social Security Administration, the state where they pay taxes, where they are registered to vote, etc.)</w:t>
      </w:r>
      <w:ins w:id="192" w:author="Robert Vlasnik" w:date="2026-09-28T12:19:00Z" w16du:dateUtc="2026-09-28T17:19:00Z">
        <w:r w:rsidR="007273ED" w:rsidRPr="00117991">
          <w:rPr>
            <w:rFonts w:ascii="Times New Roman" w:hAnsi="Times New Roman" w:cs="Times New Roman"/>
            <w:b/>
            <w:bCs/>
            <w:iCs/>
            <w:color w:val="FF0000"/>
            <w:sz w:val="18"/>
            <w:szCs w:val="18"/>
          </w:rPr>
          <w:t xml:space="preserve">      </w:t>
        </w:r>
      </w:ins>
    </w:p>
    <w:p w14:paraId="11EF7E71" w14:textId="77777777" w:rsidR="0043626E" w:rsidRPr="007971E2" w:rsidRDefault="0043626E" w:rsidP="0043626E">
      <w:pPr>
        <w:spacing w:line="276" w:lineRule="auto"/>
        <w:rPr>
          <w:del w:id="193" w:author="Robert Vlasnik" w:date="2026-09-28T12:19:00Z" w16du:dateUtc="2026-09-28T17:19:00Z"/>
          <w:rFonts w:ascii="Times New Roman" w:hAnsi="Times New Roman" w:cs="Times New Roman"/>
          <w:b/>
          <w:sz w:val="24"/>
          <w:szCs w:val="24"/>
        </w:rPr>
      </w:pPr>
    </w:p>
    <w:p w14:paraId="2BD2792A" w14:textId="77777777" w:rsidR="0043626E" w:rsidRPr="007971E2" w:rsidRDefault="005F5380" w:rsidP="00AA1441">
      <w:pPr>
        <w:spacing w:after="0" w:line="276" w:lineRule="auto"/>
        <w:rPr>
          <w:rFonts w:ascii="Times New Roman" w:hAnsi="Times New Roman" w:cs="Times New Roman"/>
          <w:sz w:val="24"/>
          <w:szCs w:val="24"/>
        </w:rPr>
      </w:pPr>
      <w:r w:rsidRPr="007971E2">
        <w:rPr>
          <w:rFonts w:ascii="Times New Roman" w:hAnsi="Times New Roman" w:cs="Times New Roman"/>
          <w:b/>
          <w:sz w:val="24"/>
          <w:szCs w:val="24"/>
        </w:rPr>
        <w:t>Contact information/</w:t>
      </w:r>
      <w:r w:rsidR="0043626E" w:rsidRPr="007971E2">
        <w:rPr>
          <w:rFonts w:ascii="Times New Roman" w:hAnsi="Times New Roman" w:cs="Times New Roman"/>
          <w:b/>
          <w:sz w:val="24"/>
          <w:szCs w:val="24"/>
        </w:rPr>
        <w:t>Permission to contact:</w:t>
      </w:r>
      <w:r w:rsidR="0043626E" w:rsidRPr="007971E2">
        <w:rPr>
          <w:rFonts w:ascii="Times New Roman" w:hAnsi="Times New Roman" w:cs="Times New Roman"/>
          <w:sz w:val="24"/>
          <w:szCs w:val="24"/>
        </w:rPr>
        <w:t xml:space="preserve"> </w:t>
      </w:r>
    </w:p>
    <w:p w14:paraId="447EF801" w14:textId="77777777" w:rsidR="0023188C" w:rsidRPr="007971E2" w:rsidRDefault="00CA53AC" w:rsidP="00AA1441">
      <w:pPr>
        <w:pStyle w:val="ListParagraph"/>
        <w:numPr>
          <w:ilvl w:val="0"/>
          <w:numId w:val="9"/>
        </w:numPr>
        <w:spacing w:after="0" w:line="276" w:lineRule="auto"/>
        <w:rPr>
          <w:rFonts w:ascii="Times New Roman" w:hAnsi="Times New Roman" w:cs="Times New Roman"/>
          <w:sz w:val="24"/>
          <w:szCs w:val="24"/>
        </w:rPr>
      </w:pPr>
      <w:r w:rsidRPr="007971E2">
        <w:rPr>
          <w:rFonts w:ascii="Times New Roman" w:hAnsi="Times New Roman" w:cs="Times New Roman"/>
          <w:b/>
          <w:sz w:val="24"/>
          <w:szCs w:val="24"/>
        </w:rPr>
        <w:t>Phone:</w:t>
      </w:r>
      <w:r w:rsidRPr="007971E2">
        <w:rPr>
          <w:rFonts w:ascii="Times New Roman" w:hAnsi="Times New Roman" w:cs="Times New Roman"/>
          <w:sz w:val="24"/>
          <w:szCs w:val="24"/>
        </w:rPr>
        <w:t xml:space="preserve"> </w:t>
      </w:r>
      <w:r w:rsidR="0023188C" w:rsidRPr="007971E2">
        <w:rPr>
          <w:rFonts w:ascii="Times New Roman" w:hAnsi="Times New Roman" w:cs="Times New Roman"/>
          <w:sz w:val="24"/>
          <w:szCs w:val="24"/>
        </w:rPr>
        <w:t>“</w:t>
      </w:r>
      <w:r w:rsidR="0023188C" w:rsidRPr="007971E2">
        <w:rPr>
          <w:rFonts w:ascii="Times New Roman" w:hAnsi="Times New Roman" w:cs="Times New Roman"/>
          <w:i/>
          <w:iCs/>
          <w:sz w:val="24"/>
          <w:szCs w:val="24"/>
        </w:rPr>
        <w:t>Would you like to provide your phone number so we can contact you in the future? This is optional.”</w:t>
      </w:r>
      <w:r w:rsidR="0023188C" w:rsidRPr="007971E2">
        <w:rPr>
          <w:rFonts w:ascii="Times New Roman" w:hAnsi="Times New Roman" w:cs="Times New Roman"/>
          <w:sz w:val="24"/>
          <w:szCs w:val="24"/>
        </w:rPr>
        <w:t xml:space="preserve">  </w:t>
      </w:r>
    </w:p>
    <w:p w14:paraId="55FD1D99" w14:textId="1CF8E168" w:rsidR="0043626E" w:rsidRPr="00117991" w:rsidRDefault="0043626E" w:rsidP="00AA1441">
      <w:pPr>
        <w:pStyle w:val="ListParagraph"/>
        <w:numPr>
          <w:ilvl w:val="1"/>
          <w:numId w:val="7"/>
        </w:numPr>
        <w:spacing w:after="0" w:line="276" w:lineRule="auto"/>
        <w:rPr>
          <w:rFonts w:ascii="Times New Roman" w:hAnsi="Times New Roman" w:cs="Times New Roman"/>
          <w:sz w:val="24"/>
          <w:szCs w:val="24"/>
        </w:rPr>
      </w:pPr>
      <w:r w:rsidRPr="007971E2">
        <w:rPr>
          <w:rFonts w:ascii="Times New Roman" w:hAnsi="Times New Roman" w:cs="Times New Roman"/>
          <w:sz w:val="24"/>
          <w:szCs w:val="24"/>
        </w:rPr>
        <w:t>Agent to read TCPA Disclaimer: “</w:t>
      </w:r>
      <w:r w:rsidRPr="007971E2">
        <w:rPr>
          <w:rFonts w:ascii="Times New Roman" w:hAnsi="Times New Roman" w:cs="Times New Roman"/>
          <w:i/>
          <w:sz w:val="24"/>
          <w:szCs w:val="24"/>
        </w:rPr>
        <w:t xml:space="preserve">Does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Agency name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xml:space="preserve"> have permission to have a licensed sales agent contact you in the future about plan information and your Medicare enrollment options? Your consent is voluntary and allows us to contact you via text messaging or automatic dialing. You may contact us to change your preferences at any time. Changing your preferences will not affect your eligibility for enrollment or benefits of plans in your area. Data use charges and rates from your cellular carrier may apply”</w:t>
      </w:r>
      <w:del w:id="194" w:author="Robert Vlasnik" w:date="2026-09-28T12:19:00Z" w16du:dateUtc="2026-09-28T17:19:00Z">
        <w:r w:rsidR="00CA53AC" w:rsidRPr="007971E2">
          <w:rPr>
            <w:rFonts w:ascii="Times New Roman" w:hAnsi="Times New Roman" w:cs="Times New Roman"/>
            <w:sz w:val="24"/>
            <w:szCs w:val="24"/>
          </w:rPr>
          <w:delText xml:space="preserve"> </w:delText>
        </w:r>
        <w:r w:rsidR="00CA53AC" w:rsidRPr="0085519B">
          <w:rPr>
            <w:rFonts w:ascii="Times New Roman" w:hAnsi="Times New Roman" w:cs="Times New Roman"/>
            <w:b/>
            <w:color w:val="FF0000"/>
            <w:sz w:val="24"/>
            <w:szCs w:val="24"/>
          </w:rPr>
          <w:delText xml:space="preserve">(Agent Note: If permission is given, agent to confirm phone number.  </w:delText>
        </w:r>
      </w:del>
      <w:moveFromRangeStart w:id="195" w:author="Robert Vlasnik" w:date="2026-09-28T12:19:00Z" w:name="move241490413"/>
      <w:moveFrom w:id="196" w:author="Robert Vlasnik" w:date="2026-09-28T12:19:00Z" w16du:dateUtc="2026-09-28T17:19:00Z">
        <w:r w:rsidR="00117991" w:rsidRPr="00AA1441">
          <w:rPr>
            <w:rFonts w:ascii="Times New Roman" w:hAnsi="Times New Roman"/>
            <w:b/>
            <w:color w:val="FF0000"/>
            <w:sz w:val="18"/>
          </w:rPr>
          <w:t>If not, need to document and follow agency’s procedures for adding caller to DNC list).</w:t>
        </w:r>
      </w:moveFrom>
      <w:moveFromRangeEnd w:id="195"/>
    </w:p>
    <w:p w14:paraId="3051D44A" w14:textId="77777777" w:rsidR="00CA53AC" w:rsidRPr="007971E2" w:rsidRDefault="00117991" w:rsidP="00CA53AC">
      <w:pPr>
        <w:pStyle w:val="ListParagraph"/>
        <w:spacing w:line="276" w:lineRule="auto"/>
        <w:rPr>
          <w:del w:id="197" w:author="Robert Vlasnik" w:date="2026-09-28T12:19:00Z" w16du:dateUtc="2026-09-28T17:19:00Z"/>
          <w:rFonts w:ascii="Times New Roman" w:hAnsi="Times New Roman" w:cs="Times New Roman"/>
          <w:sz w:val="24"/>
          <w:szCs w:val="24"/>
        </w:rPr>
      </w:pPr>
      <w:ins w:id="198" w:author="Robert Vlasnik" w:date="2026-09-28T12:19:00Z" w16du:dateUtc="2026-09-28T17:19:00Z">
        <w:r w:rsidRPr="00117991">
          <w:rPr>
            <w:rFonts w:ascii="Times New Roman" w:hAnsi="Times New Roman" w:cs="Times New Roman"/>
            <w:b/>
            <w:bCs/>
            <w:color w:val="FF0000"/>
            <w:sz w:val="18"/>
            <w:szCs w:val="18"/>
          </w:rPr>
          <w:t xml:space="preserve">(Agent Note: If permission is given, agent to confirm phone number. </w:t>
        </w:r>
      </w:ins>
      <w:moveToRangeStart w:id="199" w:author="Robert Vlasnik" w:date="2026-09-28T12:19:00Z" w:name="move241490413"/>
      <w:moveTo w:id="200" w:author="Robert Vlasnik" w:date="2026-09-28T12:19:00Z" w16du:dateUtc="2026-09-28T17:19:00Z">
        <w:r w:rsidRPr="00AA1441">
          <w:rPr>
            <w:rFonts w:ascii="Times New Roman" w:hAnsi="Times New Roman"/>
            <w:b/>
            <w:color w:val="FF0000"/>
            <w:sz w:val="18"/>
          </w:rPr>
          <w:t>If not, need to document and follow agency’s procedures for adding caller to DNC list).</w:t>
        </w:r>
      </w:moveTo>
      <w:moveToRangeEnd w:id="199"/>
    </w:p>
    <w:p w14:paraId="6A654B40" w14:textId="21171C65" w:rsidR="00CA53AC" w:rsidRPr="00117991" w:rsidRDefault="00CA53AC" w:rsidP="00117991">
      <w:pPr>
        <w:spacing w:after="0" w:line="276" w:lineRule="auto"/>
        <w:rPr>
          <w:ins w:id="201" w:author="Robert Vlasnik" w:date="2026-09-28T12:19:00Z" w16du:dateUtc="2026-09-28T17:19:00Z"/>
          <w:rFonts w:ascii="Times New Roman" w:hAnsi="Times New Roman" w:cs="Times New Roman"/>
          <w:color w:val="FF0000"/>
          <w:sz w:val="18"/>
          <w:szCs w:val="18"/>
        </w:rPr>
      </w:pPr>
    </w:p>
    <w:p w14:paraId="4B04B9D4" w14:textId="32FFC165" w:rsidR="00CA53AC" w:rsidRPr="007971E2" w:rsidRDefault="00CA53AC">
      <w:pPr>
        <w:pStyle w:val="ListParagraph"/>
        <w:numPr>
          <w:ilvl w:val="0"/>
          <w:numId w:val="7"/>
        </w:numPr>
        <w:spacing w:after="0" w:line="276" w:lineRule="auto"/>
        <w:rPr>
          <w:rFonts w:ascii="Times New Roman" w:hAnsi="Times New Roman" w:cs="Times New Roman"/>
          <w:b/>
          <w:sz w:val="24"/>
          <w:szCs w:val="24"/>
        </w:rPr>
        <w:pPrChange w:id="202" w:author="Robert Vlasnik" w:date="2026-09-28T12:19:00Z" w16du:dateUtc="2026-09-28T17:19:00Z">
          <w:pPr>
            <w:pStyle w:val="ListParagraph"/>
            <w:numPr>
              <w:numId w:val="7"/>
            </w:numPr>
            <w:spacing w:line="276" w:lineRule="auto"/>
            <w:ind w:hanging="360"/>
          </w:pPr>
        </w:pPrChange>
      </w:pPr>
      <w:r w:rsidRPr="007971E2">
        <w:rPr>
          <w:rFonts w:ascii="Times New Roman" w:hAnsi="Times New Roman" w:cs="Times New Roman"/>
          <w:b/>
          <w:sz w:val="24"/>
          <w:szCs w:val="24"/>
        </w:rPr>
        <w:t xml:space="preserve">Email: </w:t>
      </w:r>
      <w:r w:rsidRPr="007971E2">
        <w:rPr>
          <w:rFonts w:ascii="Times New Roman" w:hAnsi="Times New Roman" w:cs="Times New Roman"/>
          <w:sz w:val="24"/>
          <w:szCs w:val="24"/>
        </w:rPr>
        <w:t>“</w:t>
      </w:r>
      <w:r w:rsidRPr="007971E2">
        <w:rPr>
          <w:rFonts w:ascii="Times New Roman" w:hAnsi="Times New Roman" w:cs="Times New Roman"/>
          <w:i/>
          <w:iCs/>
          <w:sz w:val="24"/>
          <w:szCs w:val="24"/>
        </w:rPr>
        <w:t>Would you like to provide an email address that we can use to contact you? This is the fastest and easiest way for us to send you information, but this is optional, and you can opt-out of the messages at any time. The email would be used to contact you as an alternate line of communication with updates to plan details or marketing information</w:t>
      </w:r>
      <w:r w:rsidRPr="007971E2">
        <w:rPr>
          <w:rFonts w:ascii="Times New Roman" w:hAnsi="Times New Roman" w:cs="Times New Roman"/>
          <w:sz w:val="24"/>
          <w:szCs w:val="24"/>
        </w:rPr>
        <w:t>.”</w:t>
      </w:r>
      <w:r w:rsidR="003236F6" w:rsidRPr="00AA1441">
        <w:rPr>
          <w:rFonts w:ascii="Times New Roman" w:hAnsi="Times New Roman"/>
          <w:b/>
          <w:color w:val="FF0000"/>
          <w:sz w:val="24"/>
        </w:rPr>
        <w:t xml:space="preserve"> </w:t>
      </w:r>
      <w:del w:id="203" w:author="Robert Vlasnik" w:date="2026-09-28T12:19:00Z" w16du:dateUtc="2026-09-28T17:19:00Z">
        <w:r w:rsidR="00224221" w:rsidRPr="007971E2">
          <w:rPr>
            <w:rFonts w:ascii="Times New Roman" w:hAnsi="Times New Roman" w:cs="Times New Roman"/>
            <w:b/>
            <w:sz w:val="24"/>
            <w:szCs w:val="24"/>
          </w:rPr>
          <w:delText>Go to</w:delText>
        </w:r>
        <w:r w:rsidR="000962FF" w:rsidRPr="007971E2">
          <w:rPr>
            <w:rFonts w:ascii="Times New Roman" w:hAnsi="Times New Roman" w:cs="Times New Roman"/>
            <w:b/>
            <w:sz w:val="24"/>
            <w:szCs w:val="24"/>
          </w:rPr>
          <w:delText xml:space="preserve"> 4.3</w:delText>
        </w:r>
        <w:r w:rsidR="003236F6" w:rsidRPr="007971E2">
          <w:rPr>
            <w:rFonts w:ascii="Times New Roman" w:hAnsi="Times New Roman" w:cs="Times New Roman"/>
            <w:b/>
            <w:sz w:val="24"/>
            <w:szCs w:val="24"/>
          </w:rPr>
          <w:delText xml:space="preserve"> </w:delText>
        </w:r>
      </w:del>
    </w:p>
    <w:p w14:paraId="0F59E338" w14:textId="77777777" w:rsidR="00986D45" w:rsidRPr="007971E2" w:rsidRDefault="00986D45" w:rsidP="00986D45">
      <w:pPr>
        <w:spacing w:line="276" w:lineRule="auto"/>
        <w:rPr>
          <w:del w:id="204" w:author="Robert Vlasnik" w:date="2026-09-28T12:19:00Z" w16du:dateUtc="2026-09-28T17:19:00Z"/>
          <w:rFonts w:ascii="Times New Roman" w:hAnsi="Times New Roman" w:cs="Times New Roman"/>
          <w:sz w:val="24"/>
          <w:szCs w:val="24"/>
        </w:rPr>
      </w:pPr>
    </w:p>
    <w:p w14:paraId="5A8C5E68" w14:textId="22F12452" w:rsidR="00DB2F43" w:rsidRPr="007971E2" w:rsidRDefault="00C95C31" w:rsidP="00FA3687">
      <w:pPr>
        <w:pStyle w:val="Heading1"/>
        <w:rPr>
          <w:rFonts w:ascii="Times New Roman" w:hAnsi="Times New Roman" w:cs="Times New Roman"/>
          <w:sz w:val="24"/>
          <w:szCs w:val="24"/>
        </w:rPr>
      </w:pPr>
      <w:r w:rsidRPr="007971E2">
        <w:rPr>
          <w:rFonts w:ascii="Times New Roman" w:hAnsi="Times New Roman" w:cs="Times New Roman"/>
          <w:sz w:val="24"/>
          <w:szCs w:val="24"/>
        </w:rPr>
        <w:t>4.</w:t>
      </w:r>
      <w:r w:rsidR="008B1CEF" w:rsidRPr="007971E2">
        <w:rPr>
          <w:rFonts w:ascii="Times New Roman" w:hAnsi="Times New Roman" w:cs="Times New Roman"/>
          <w:sz w:val="24"/>
          <w:szCs w:val="24"/>
        </w:rPr>
        <w:t>3</w:t>
      </w:r>
      <w:r w:rsidRPr="007971E2">
        <w:rPr>
          <w:rFonts w:ascii="Times New Roman" w:hAnsi="Times New Roman" w:cs="Times New Roman"/>
          <w:sz w:val="24"/>
          <w:szCs w:val="24"/>
        </w:rPr>
        <w:t xml:space="preserve"> Qualifications: Other coverages.  </w:t>
      </w:r>
    </w:p>
    <w:p w14:paraId="560EB072" w14:textId="2A82C0B3" w:rsidR="00986D45" w:rsidRPr="007971E2" w:rsidRDefault="00986D45" w:rsidP="00297AFD">
      <w:pPr>
        <w:pStyle w:val="ListParagraph"/>
        <w:numPr>
          <w:ilvl w:val="0"/>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Would you like to tell us if you are you a veteran</w:t>
      </w:r>
      <w:r w:rsidRPr="007971E2">
        <w:rPr>
          <w:rFonts w:ascii="Times New Roman" w:hAnsi="Times New Roman" w:cs="Times New Roman"/>
          <w:sz w:val="24"/>
          <w:szCs w:val="24"/>
        </w:rPr>
        <w:t>?”</w:t>
      </w:r>
      <w:del w:id="205" w:author="Robert Vlasnik" w:date="2026-09-28T12:19:00Z" w16du:dateUtc="2026-09-28T17:19:00Z">
        <w:r w:rsidRPr="007971E2">
          <w:rPr>
            <w:rFonts w:ascii="Times New Roman" w:hAnsi="Times New Roman" w:cs="Times New Roman"/>
            <w:sz w:val="24"/>
            <w:szCs w:val="24"/>
          </w:rPr>
          <w:delText xml:space="preserve"> </w:delText>
        </w:r>
        <w:r w:rsidRPr="0085519B">
          <w:rPr>
            <w:rFonts w:ascii="Times New Roman" w:hAnsi="Times New Roman" w:cs="Times New Roman"/>
            <w:b/>
            <w:color w:val="FF0000"/>
            <w:sz w:val="24"/>
            <w:szCs w:val="24"/>
          </w:rPr>
          <w:delText>(Agent Note: If a Veteran, thank them for their service.)</w:delText>
        </w:r>
      </w:del>
    </w:p>
    <w:p w14:paraId="0C93D823" w14:textId="2A158D26" w:rsidR="00986D45" w:rsidRPr="00B3310A" w:rsidRDefault="00986D45" w:rsidP="00297AFD">
      <w:pPr>
        <w:pStyle w:val="ListParagraph"/>
        <w:numPr>
          <w:ilvl w:val="0"/>
          <w:numId w:val="7"/>
        </w:numPr>
        <w:spacing w:line="276" w:lineRule="auto"/>
        <w:rPr>
          <w:rFonts w:ascii="Times New Roman" w:hAnsi="Times New Roman" w:cs="Times New Roman"/>
          <w:i/>
          <w:sz w:val="24"/>
          <w:szCs w:val="24"/>
        </w:rPr>
      </w:pPr>
      <w:r w:rsidRPr="007971E2">
        <w:rPr>
          <w:rFonts w:ascii="Times New Roman" w:hAnsi="Times New Roman" w:cs="Times New Roman"/>
          <w:sz w:val="24"/>
          <w:szCs w:val="24"/>
        </w:rPr>
        <w:t>“</w:t>
      </w:r>
      <w:r w:rsidRPr="007971E2">
        <w:rPr>
          <w:rFonts w:ascii="Times New Roman" w:hAnsi="Times New Roman" w:cs="Times New Roman"/>
          <w:i/>
          <w:sz w:val="24"/>
          <w:szCs w:val="24"/>
        </w:rPr>
        <w:t>Do you have other coverage currently such as an Employer, Individual Major Medical, Employer Group Medicare plan,</w:t>
      </w:r>
      <w:r w:rsidR="009115ED">
        <w:rPr>
          <w:rFonts w:ascii="Times New Roman" w:hAnsi="Times New Roman" w:cs="Times New Roman"/>
          <w:i/>
          <w:sz w:val="24"/>
          <w:szCs w:val="24"/>
        </w:rPr>
        <w:t xml:space="preserve"> </w:t>
      </w:r>
      <w:ins w:id="206" w:author="Robert Vlasnik" w:date="2026-09-28T12:19:00Z" w16du:dateUtc="2026-09-28T17:19:00Z">
        <w:r w:rsidR="00EB6791" w:rsidRPr="00B3310A">
          <w:rPr>
            <w:rFonts w:ascii="Times New Roman" w:hAnsi="Times New Roman" w:cs="Times New Roman"/>
            <w:i/>
            <w:sz w:val="24"/>
            <w:szCs w:val="24"/>
          </w:rPr>
          <w:t>U</w:t>
        </w:r>
        <w:r w:rsidR="009115ED" w:rsidRPr="00B3310A">
          <w:rPr>
            <w:rFonts w:ascii="Times New Roman" w:hAnsi="Times New Roman" w:cs="Times New Roman"/>
            <w:i/>
            <w:sz w:val="24"/>
            <w:szCs w:val="24"/>
          </w:rPr>
          <w:t>nion</w:t>
        </w:r>
        <w:r w:rsidR="00EB6791" w:rsidRPr="00B3310A">
          <w:rPr>
            <w:rFonts w:ascii="Times New Roman" w:hAnsi="Times New Roman" w:cs="Times New Roman"/>
            <w:i/>
            <w:sz w:val="24"/>
            <w:szCs w:val="24"/>
          </w:rPr>
          <w:t xml:space="preserve"> coverage,</w:t>
        </w:r>
        <w:r w:rsidRPr="00B3310A">
          <w:rPr>
            <w:rFonts w:ascii="Times New Roman" w:hAnsi="Times New Roman" w:cs="Times New Roman"/>
            <w:i/>
            <w:sz w:val="24"/>
            <w:szCs w:val="24"/>
          </w:rPr>
          <w:t xml:space="preserve"> </w:t>
        </w:r>
      </w:ins>
      <w:r w:rsidRPr="00B3310A">
        <w:rPr>
          <w:rFonts w:ascii="Times New Roman" w:hAnsi="Times New Roman" w:cs="Times New Roman"/>
          <w:i/>
          <w:sz w:val="24"/>
          <w:szCs w:val="24"/>
        </w:rPr>
        <w:t>retirement benefits for healthcare, VA benefits or Tricare for Life/</w:t>
      </w:r>
      <w:proofErr w:type="spellStart"/>
      <w:r w:rsidRPr="00B3310A">
        <w:rPr>
          <w:rFonts w:ascii="Times New Roman" w:hAnsi="Times New Roman" w:cs="Times New Roman"/>
          <w:i/>
          <w:sz w:val="24"/>
          <w:szCs w:val="24"/>
        </w:rPr>
        <w:t>ChampVA</w:t>
      </w:r>
      <w:proofErr w:type="spellEnd"/>
      <w:r w:rsidRPr="00B3310A">
        <w:rPr>
          <w:rFonts w:ascii="Times New Roman" w:hAnsi="Times New Roman" w:cs="Times New Roman"/>
          <w:i/>
          <w:sz w:val="24"/>
          <w:szCs w:val="24"/>
        </w:rPr>
        <w:t>?”</w:t>
      </w:r>
    </w:p>
    <w:p w14:paraId="1ED77E93" w14:textId="6569CE4C" w:rsidR="00986D45" w:rsidRPr="00B3310A" w:rsidRDefault="00986D45" w:rsidP="00297AFD">
      <w:pPr>
        <w:pStyle w:val="ListParagraph"/>
        <w:numPr>
          <w:ilvl w:val="1"/>
          <w:numId w:val="7"/>
        </w:numPr>
        <w:spacing w:line="276" w:lineRule="auto"/>
        <w:rPr>
          <w:rFonts w:ascii="Times New Roman" w:hAnsi="Times New Roman" w:cs="Times New Roman"/>
          <w:sz w:val="24"/>
          <w:szCs w:val="24"/>
        </w:rPr>
      </w:pPr>
      <w:r w:rsidRPr="00B3310A">
        <w:rPr>
          <w:rFonts w:ascii="Times New Roman" w:hAnsi="Times New Roman" w:cs="Times New Roman"/>
          <w:sz w:val="24"/>
          <w:szCs w:val="24"/>
        </w:rPr>
        <w:t xml:space="preserve">If </w:t>
      </w:r>
      <w:proofErr w:type="gramStart"/>
      <w:r w:rsidRPr="00B3310A">
        <w:rPr>
          <w:rFonts w:ascii="Times New Roman" w:hAnsi="Times New Roman" w:cs="Times New Roman"/>
          <w:sz w:val="24"/>
          <w:szCs w:val="24"/>
        </w:rPr>
        <w:t>no</w:t>
      </w:r>
      <w:proofErr w:type="gramEnd"/>
      <w:r w:rsidRPr="00B3310A">
        <w:rPr>
          <w:rFonts w:ascii="Times New Roman" w:hAnsi="Times New Roman" w:cs="Times New Roman"/>
          <w:sz w:val="24"/>
          <w:szCs w:val="24"/>
        </w:rPr>
        <w:t>, continue to next Qualifier section</w:t>
      </w:r>
      <w:ins w:id="207" w:author="Robert Vlasnik" w:date="2026-09-28T12:19:00Z" w16du:dateUtc="2026-09-28T17:19:00Z">
        <w:r w:rsidR="008C531D" w:rsidRPr="00B3310A">
          <w:rPr>
            <w:rFonts w:ascii="Times New Roman" w:hAnsi="Times New Roman" w:cs="Times New Roman"/>
            <w:sz w:val="24"/>
            <w:szCs w:val="24"/>
          </w:rPr>
          <w:t xml:space="preserve"> 4.4</w:t>
        </w:r>
      </w:ins>
      <w:r w:rsidRPr="00B3310A">
        <w:rPr>
          <w:rFonts w:ascii="Times New Roman" w:hAnsi="Times New Roman" w:cs="Times New Roman"/>
          <w:sz w:val="24"/>
          <w:szCs w:val="24"/>
        </w:rPr>
        <w:t>.</w:t>
      </w:r>
    </w:p>
    <w:p w14:paraId="4C1F884C"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yes, probe to determine.</w:t>
      </w:r>
    </w:p>
    <w:p w14:paraId="70BC9C9B"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employer, inquire if they will be retiring or losing that coverage and proceed if appropriate.</w:t>
      </w:r>
    </w:p>
    <w:p w14:paraId="0ED0CDB7"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individual, ask if they will be ending that coverage to prevent duplication of coverage.</w:t>
      </w:r>
    </w:p>
    <w:p w14:paraId="7B708C11"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i/>
          <w:sz w:val="24"/>
          <w:szCs w:val="24"/>
        </w:rPr>
        <w:t>“Are you currently employed?”</w:t>
      </w:r>
      <w:r w:rsidRPr="007971E2">
        <w:rPr>
          <w:rFonts w:ascii="Times New Roman" w:hAnsi="Times New Roman" w:cs="Times New Roman"/>
          <w:sz w:val="24"/>
          <w:szCs w:val="24"/>
        </w:rPr>
        <w:t xml:space="preserve"> (yes or no)</w:t>
      </w:r>
    </w:p>
    <w:p w14:paraId="27BA56EC"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i/>
          <w:sz w:val="24"/>
          <w:szCs w:val="24"/>
        </w:rPr>
        <w:t>“Are you or a family member/spouse receiving health insurance through an employer or union</w:t>
      </w:r>
      <w:r w:rsidRPr="007971E2">
        <w:rPr>
          <w:rFonts w:ascii="Times New Roman" w:hAnsi="Times New Roman" w:cs="Times New Roman"/>
          <w:sz w:val="24"/>
          <w:szCs w:val="24"/>
        </w:rPr>
        <w:t>?” (yes or no)</w:t>
      </w:r>
    </w:p>
    <w:p w14:paraId="32A56132"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answer is No, “</w:t>
      </w:r>
      <w:r w:rsidRPr="007971E2">
        <w:rPr>
          <w:rFonts w:ascii="Times New Roman" w:hAnsi="Times New Roman" w:cs="Times New Roman"/>
          <w:i/>
          <w:sz w:val="24"/>
          <w:szCs w:val="24"/>
        </w:rPr>
        <w:t>Are you, or a family member/spouse, eligible to receive retiree health insurance through a former employer or union</w:t>
      </w:r>
      <w:r w:rsidRPr="007971E2">
        <w:rPr>
          <w:rFonts w:ascii="Times New Roman" w:hAnsi="Times New Roman" w:cs="Times New Roman"/>
          <w:sz w:val="24"/>
          <w:szCs w:val="24"/>
        </w:rPr>
        <w:t>?”</w:t>
      </w:r>
    </w:p>
    <w:p w14:paraId="0D8E7D41" w14:textId="77777777" w:rsidR="00986D45" w:rsidRPr="00277003" w:rsidRDefault="00986D45" w:rsidP="00297AFD">
      <w:pPr>
        <w:pStyle w:val="ListParagraph"/>
        <w:numPr>
          <w:ilvl w:val="1"/>
          <w:numId w:val="7"/>
        </w:numPr>
        <w:spacing w:line="276" w:lineRule="auto"/>
        <w:rPr>
          <w:rFonts w:ascii="Times New Roman" w:hAnsi="Times New Roman" w:cs="Times New Roman"/>
          <w:i/>
          <w:sz w:val="24"/>
          <w:szCs w:val="24"/>
        </w:rPr>
      </w:pPr>
      <w:r w:rsidRPr="007971E2">
        <w:rPr>
          <w:rFonts w:ascii="Times New Roman" w:hAnsi="Times New Roman" w:cs="Times New Roman"/>
          <w:sz w:val="24"/>
          <w:szCs w:val="24"/>
        </w:rPr>
        <w:lastRenderedPageBreak/>
        <w:t>If yes, “</w:t>
      </w:r>
      <w:r w:rsidRPr="007971E2">
        <w:rPr>
          <w:rFonts w:ascii="Times New Roman" w:hAnsi="Times New Roman" w:cs="Times New Roman"/>
          <w:i/>
          <w:sz w:val="24"/>
          <w:szCs w:val="24"/>
        </w:rPr>
        <w:t xml:space="preserve">Enrolling in a Medicare Advantage Plan with Drug coverage or a Medicare Prescription Drug plan may impact your ability to keep your Union Medical or Drug coverage.  You may want to talk with your Union before proceeding with enrollment to learn if enrolling in this plan will impact your current Union Medical or Drug Plan.”  </w:t>
      </w:r>
    </w:p>
    <w:p w14:paraId="17150A25" w14:textId="281BE842" w:rsidR="00152645" w:rsidRPr="00277003" w:rsidRDefault="00986D45" w:rsidP="00297AFD">
      <w:pPr>
        <w:pStyle w:val="ListParagraph"/>
        <w:numPr>
          <w:ilvl w:val="1"/>
          <w:numId w:val="7"/>
        </w:numPr>
        <w:spacing w:line="276" w:lineRule="auto"/>
        <w:rPr>
          <w:rFonts w:ascii="Times New Roman" w:hAnsi="Times New Roman" w:cs="Times New Roman"/>
          <w:sz w:val="24"/>
          <w:szCs w:val="24"/>
        </w:rPr>
      </w:pPr>
      <w:r w:rsidRPr="00277003">
        <w:rPr>
          <w:rFonts w:ascii="Times New Roman" w:hAnsi="Times New Roman" w:cs="Times New Roman"/>
          <w:sz w:val="24"/>
          <w:szCs w:val="24"/>
        </w:rPr>
        <w:t xml:space="preserve">If yes, </w:t>
      </w:r>
      <w:proofErr w:type="gramStart"/>
      <w:r w:rsidRPr="00277003">
        <w:rPr>
          <w:rFonts w:ascii="Times New Roman" w:hAnsi="Times New Roman" w:cs="Times New Roman"/>
          <w:sz w:val="24"/>
          <w:szCs w:val="24"/>
        </w:rPr>
        <w:t>refer</w:t>
      </w:r>
      <w:proofErr w:type="gramEnd"/>
      <w:r w:rsidRPr="00277003">
        <w:rPr>
          <w:rFonts w:ascii="Times New Roman" w:hAnsi="Times New Roman" w:cs="Times New Roman"/>
          <w:sz w:val="24"/>
          <w:szCs w:val="24"/>
        </w:rPr>
        <w:t xml:space="preserve"> the caller to the applicable agency and go to ‘</w:t>
      </w:r>
      <w:ins w:id="208" w:author="Robert Vlasnik" w:date="2026-09-28T12:19:00Z" w16du:dateUtc="2026-09-28T17:19:00Z">
        <w:r w:rsidR="00AD2CE0" w:rsidRPr="00277003">
          <w:rPr>
            <w:rFonts w:ascii="Times New Roman" w:hAnsi="Times New Roman" w:cs="Times New Roman"/>
            <w:sz w:val="24"/>
            <w:szCs w:val="24"/>
          </w:rPr>
          <w:t>Section 8,</w:t>
        </w:r>
        <w:r w:rsidR="00F9537D" w:rsidRPr="00277003">
          <w:rPr>
            <w:rFonts w:ascii="Times New Roman" w:hAnsi="Times New Roman" w:cs="Times New Roman"/>
            <w:sz w:val="24"/>
            <w:szCs w:val="24"/>
          </w:rPr>
          <w:t xml:space="preserve"> </w:t>
        </w:r>
      </w:ins>
      <w:r w:rsidRPr="00277003">
        <w:rPr>
          <w:rFonts w:ascii="Times New Roman" w:hAnsi="Times New Roman" w:cs="Times New Roman"/>
          <w:sz w:val="24"/>
          <w:szCs w:val="24"/>
        </w:rPr>
        <w:t xml:space="preserve">Closing the </w:t>
      </w:r>
      <w:proofErr w:type="gramStart"/>
      <w:r w:rsidRPr="00277003">
        <w:rPr>
          <w:rFonts w:ascii="Times New Roman" w:hAnsi="Times New Roman" w:cs="Times New Roman"/>
          <w:sz w:val="24"/>
          <w:szCs w:val="24"/>
        </w:rPr>
        <w:t>Call’.</w:t>
      </w:r>
      <w:proofErr w:type="gramEnd"/>
    </w:p>
    <w:p w14:paraId="62572851" w14:textId="3D007E01"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VA benefits, discuss use of VA facility (or not) to determine type of plan that may or may not be needed. “</w:t>
      </w:r>
      <w:r w:rsidRPr="007971E2">
        <w:rPr>
          <w:rFonts w:ascii="Times New Roman" w:hAnsi="Times New Roman" w:cs="Times New Roman"/>
          <w:i/>
          <w:iCs/>
          <w:sz w:val="24"/>
          <w:szCs w:val="24"/>
        </w:rPr>
        <w:t>VA Healthcare and Medicare Advantage are separate. VA Healthcare cannot bill Medicare Advantage and Medicare Advantage cannot bill the VA. Having a Medicare Advantage plan will not disrupt VA healthcare services. An MA plan may be helpful to consider for those with VA as it would allow access to additional civilian providers within the MA plan network</w:t>
      </w:r>
      <w:r w:rsidRPr="007971E2">
        <w:rPr>
          <w:rFonts w:ascii="Times New Roman" w:hAnsi="Times New Roman" w:cs="Times New Roman"/>
          <w:sz w:val="24"/>
          <w:szCs w:val="24"/>
        </w:rPr>
        <w:t>”. (</w:t>
      </w:r>
      <w:r w:rsidRPr="007971E2">
        <w:rPr>
          <w:rFonts w:ascii="Times New Roman" w:hAnsi="Times New Roman" w:cs="Times New Roman"/>
          <w:b/>
          <w:sz w:val="24"/>
          <w:szCs w:val="24"/>
        </w:rPr>
        <w:t>Agent Note:</w:t>
      </w:r>
      <w:r w:rsidRPr="007971E2">
        <w:rPr>
          <w:rFonts w:ascii="Times New Roman" w:hAnsi="Times New Roman" w:cs="Times New Roman"/>
          <w:sz w:val="24"/>
          <w:szCs w:val="24"/>
        </w:rPr>
        <w:t xml:space="preserve"> VA Healthcare benefits are different from Tricare for Life and </w:t>
      </w:r>
      <w:proofErr w:type="spellStart"/>
      <w:r w:rsidRPr="007971E2">
        <w:rPr>
          <w:rFonts w:ascii="Times New Roman" w:hAnsi="Times New Roman" w:cs="Times New Roman"/>
          <w:sz w:val="24"/>
          <w:szCs w:val="24"/>
        </w:rPr>
        <w:t>ChampVA</w:t>
      </w:r>
      <w:proofErr w:type="spellEnd"/>
      <w:r w:rsidRPr="007971E2">
        <w:rPr>
          <w:rFonts w:ascii="Times New Roman" w:hAnsi="Times New Roman" w:cs="Times New Roman"/>
          <w:sz w:val="24"/>
          <w:szCs w:val="24"/>
        </w:rPr>
        <w:t>.</w:t>
      </w:r>
      <w:r w:rsidR="00716BD9">
        <w:rPr>
          <w:rFonts w:ascii="Times New Roman" w:hAnsi="Times New Roman" w:cs="Times New Roman"/>
          <w:sz w:val="24"/>
          <w:szCs w:val="24"/>
        </w:rPr>
        <w:t>)</w:t>
      </w:r>
    </w:p>
    <w:p w14:paraId="44B29C58" w14:textId="77777777" w:rsidR="00E1078B"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Tricare for Life or </w:t>
      </w:r>
      <w:proofErr w:type="spellStart"/>
      <w:r w:rsidRPr="007971E2">
        <w:rPr>
          <w:rFonts w:ascii="Times New Roman" w:hAnsi="Times New Roman" w:cs="Times New Roman"/>
          <w:sz w:val="24"/>
          <w:szCs w:val="24"/>
        </w:rPr>
        <w:t>ChampVA</w:t>
      </w:r>
      <w:proofErr w:type="spellEnd"/>
      <w:r w:rsidRPr="007971E2">
        <w:rPr>
          <w:rFonts w:ascii="Times New Roman" w:hAnsi="Times New Roman" w:cs="Times New Roman"/>
          <w:sz w:val="24"/>
          <w:szCs w:val="24"/>
        </w:rPr>
        <w:t>, explain that “</w:t>
      </w:r>
      <w:r w:rsidRPr="007971E2">
        <w:rPr>
          <w:rFonts w:ascii="Times New Roman" w:hAnsi="Times New Roman" w:cs="Times New Roman"/>
          <w:i/>
          <w:iCs/>
          <w:sz w:val="24"/>
          <w:szCs w:val="24"/>
        </w:rPr>
        <w:t xml:space="preserve">benefits with Tricare for Life or </w:t>
      </w:r>
      <w:proofErr w:type="spellStart"/>
      <w:r w:rsidRPr="007971E2">
        <w:rPr>
          <w:rFonts w:ascii="Times New Roman" w:hAnsi="Times New Roman" w:cs="Times New Roman"/>
          <w:i/>
          <w:iCs/>
          <w:sz w:val="24"/>
          <w:szCs w:val="24"/>
        </w:rPr>
        <w:t>ChampVA</w:t>
      </w:r>
      <w:proofErr w:type="spellEnd"/>
      <w:r w:rsidRPr="007971E2">
        <w:rPr>
          <w:rFonts w:ascii="Times New Roman" w:hAnsi="Times New Roman" w:cs="Times New Roman"/>
          <w:i/>
          <w:iCs/>
          <w:sz w:val="24"/>
          <w:szCs w:val="24"/>
        </w:rPr>
        <w:t xml:space="preserve"> are generally more comprehensive than most other types of coverage available</w:t>
      </w:r>
      <w:r w:rsidRPr="007971E2">
        <w:rPr>
          <w:rFonts w:ascii="Times New Roman" w:hAnsi="Times New Roman" w:cs="Times New Roman"/>
          <w:sz w:val="24"/>
          <w:szCs w:val="24"/>
        </w:rPr>
        <w:t>”, using the detailed information below. Agent should explain to the beneficiary that  “</w:t>
      </w:r>
      <w:r w:rsidRPr="007971E2">
        <w:rPr>
          <w:rFonts w:ascii="Times New Roman" w:hAnsi="Times New Roman" w:cs="Times New Roman"/>
          <w:i/>
          <w:sz w:val="24"/>
          <w:szCs w:val="24"/>
        </w:rPr>
        <w:t xml:space="preserve">enrolling in a plan will affect their Tricare or </w:t>
      </w:r>
      <w:proofErr w:type="spellStart"/>
      <w:r w:rsidRPr="007971E2">
        <w:rPr>
          <w:rFonts w:ascii="Times New Roman" w:hAnsi="Times New Roman" w:cs="Times New Roman"/>
          <w:i/>
          <w:sz w:val="24"/>
          <w:szCs w:val="24"/>
        </w:rPr>
        <w:t>ChampVA</w:t>
      </w:r>
      <w:proofErr w:type="spellEnd"/>
      <w:r w:rsidRPr="007971E2">
        <w:rPr>
          <w:rFonts w:ascii="Times New Roman" w:hAnsi="Times New Roman" w:cs="Times New Roman"/>
          <w:sz w:val="24"/>
          <w:szCs w:val="24"/>
        </w:rPr>
        <w:t>, i.e. how the claims will pay differently and require coordination by the beneficiary and their provider, Tricare/</w:t>
      </w:r>
      <w:proofErr w:type="spellStart"/>
      <w:r w:rsidRPr="007971E2">
        <w:rPr>
          <w:rFonts w:ascii="Times New Roman" w:hAnsi="Times New Roman" w:cs="Times New Roman"/>
          <w:sz w:val="24"/>
          <w:szCs w:val="24"/>
        </w:rPr>
        <w:t>ChampVA</w:t>
      </w:r>
      <w:proofErr w:type="spellEnd"/>
      <w:r w:rsidRPr="007971E2">
        <w:rPr>
          <w:rFonts w:ascii="Times New Roman" w:hAnsi="Times New Roman" w:cs="Times New Roman"/>
          <w:sz w:val="24"/>
          <w:szCs w:val="24"/>
        </w:rPr>
        <w:t xml:space="preserve"> will become the secondary insurance if an MA/MAPD plan is selected, the beneficiary will be limited to the network of providers on the MA/MAPD vs. Tricare where they can use any provider that accepts Original Medicare, the MA/MAPD plan cannot only be utilized for additional benefits like dental or hearing. Therefore, while they can enroll in an MA/MAPD plan, it’s not recommended.” </w:t>
      </w:r>
    </w:p>
    <w:p w14:paraId="1324AB8C" w14:textId="77777777" w:rsidR="00E1078B"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After explaining the issues, ask the beneficiary, “</w:t>
      </w:r>
      <w:r w:rsidRPr="007971E2">
        <w:rPr>
          <w:rFonts w:ascii="Times New Roman" w:hAnsi="Times New Roman" w:cs="Times New Roman"/>
          <w:i/>
          <w:iCs/>
          <w:sz w:val="24"/>
          <w:szCs w:val="24"/>
        </w:rPr>
        <w:t>Do you still wish to proceed with this call to learn about MA/MAPD options</w:t>
      </w:r>
      <w:r w:rsidRPr="007971E2">
        <w:rPr>
          <w:rFonts w:ascii="Times New Roman" w:hAnsi="Times New Roman" w:cs="Times New Roman"/>
          <w:sz w:val="24"/>
          <w:szCs w:val="24"/>
        </w:rPr>
        <w:t xml:space="preserve">?” </w:t>
      </w:r>
    </w:p>
    <w:p w14:paraId="00D5C998" w14:textId="198A4C83" w:rsidR="0000575B" w:rsidRPr="007971E2" w:rsidRDefault="00986D45" w:rsidP="00297AFD">
      <w:pPr>
        <w:pStyle w:val="ListParagraph"/>
        <w:numPr>
          <w:ilvl w:val="2"/>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yes, proceed</w:t>
      </w:r>
      <w:r w:rsidR="000962FF" w:rsidRPr="007971E2">
        <w:rPr>
          <w:rFonts w:ascii="Times New Roman" w:hAnsi="Times New Roman" w:cs="Times New Roman"/>
          <w:sz w:val="24"/>
          <w:szCs w:val="24"/>
        </w:rPr>
        <w:t xml:space="preserve"> to </w:t>
      </w:r>
      <w:r w:rsidR="000962FF" w:rsidRPr="0085519B">
        <w:rPr>
          <w:rFonts w:ascii="Times New Roman" w:hAnsi="Times New Roman" w:cs="Times New Roman"/>
          <w:b/>
          <w:sz w:val="24"/>
          <w:szCs w:val="24"/>
        </w:rPr>
        <w:t>4.4</w:t>
      </w:r>
      <w:r w:rsidR="003236F6" w:rsidRPr="0085519B">
        <w:rPr>
          <w:rFonts w:ascii="Times New Roman" w:hAnsi="Times New Roman" w:cs="Times New Roman"/>
          <w:b/>
          <w:sz w:val="24"/>
          <w:szCs w:val="24"/>
        </w:rPr>
        <w:t xml:space="preserve"> Qualifications: Enrollment period</w:t>
      </w:r>
      <w:r w:rsidRPr="0085519B">
        <w:rPr>
          <w:rFonts w:ascii="Times New Roman" w:hAnsi="Times New Roman" w:cs="Times New Roman"/>
          <w:b/>
          <w:sz w:val="24"/>
          <w:szCs w:val="24"/>
        </w:rPr>
        <w:t xml:space="preserve">. </w:t>
      </w:r>
    </w:p>
    <w:p w14:paraId="24A37462" w14:textId="6CAED98A" w:rsidR="00986D45" w:rsidRPr="007971E2" w:rsidRDefault="00986D45" w:rsidP="00297AFD">
      <w:pPr>
        <w:pStyle w:val="ListParagraph"/>
        <w:numPr>
          <w:ilvl w:val="2"/>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w:t>
      </w:r>
      <w:proofErr w:type="gramStart"/>
      <w:r w:rsidRPr="007971E2">
        <w:rPr>
          <w:rFonts w:ascii="Times New Roman" w:hAnsi="Times New Roman" w:cs="Times New Roman"/>
          <w:sz w:val="24"/>
          <w:szCs w:val="24"/>
        </w:rPr>
        <w:t>no</w:t>
      </w:r>
      <w:proofErr w:type="gramEnd"/>
      <w:r w:rsidRPr="007971E2">
        <w:rPr>
          <w:rFonts w:ascii="Times New Roman" w:hAnsi="Times New Roman" w:cs="Times New Roman"/>
          <w:sz w:val="24"/>
          <w:szCs w:val="24"/>
        </w:rPr>
        <w:t>, go to</w:t>
      </w:r>
      <w:r w:rsidR="00E06200">
        <w:rPr>
          <w:rFonts w:ascii="Times New Roman" w:hAnsi="Times New Roman" w:cs="Times New Roman"/>
          <w:sz w:val="24"/>
          <w:szCs w:val="24"/>
        </w:rPr>
        <w:t xml:space="preserve"> </w:t>
      </w:r>
      <w:r w:rsidR="00E06200" w:rsidRPr="0085519B">
        <w:rPr>
          <w:rFonts w:ascii="Times New Roman" w:hAnsi="Times New Roman" w:cs="Times New Roman"/>
          <w:b/>
          <w:sz w:val="24"/>
          <w:szCs w:val="24"/>
        </w:rPr>
        <w:t xml:space="preserve">Section </w:t>
      </w:r>
      <w:del w:id="209" w:author="Robert Vlasnik" w:date="2026-09-28T12:19:00Z" w16du:dateUtc="2026-09-28T17:19:00Z">
        <w:r w:rsidR="00E06200" w:rsidRPr="0085519B">
          <w:rPr>
            <w:rFonts w:ascii="Times New Roman" w:hAnsi="Times New Roman" w:cs="Times New Roman"/>
            <w:b/>
            <w:sz w:val="24"/>
            <w:szCs w:val="24"/>
          </w:rPr>
          <w:delText>9</w:delText>
        </w:r>
      </w:del>
      <w:ins w:id="210" w:author="Robert Vlasnik" w:date="2026-09-28T12:19:00Z" w16du:dateUtc="2026-09-28T17:19:00Z">
        <w:r w:rsidR="00F509F2">
          <w:rPr>
            <w:rFonts w:ascii="Times New Roman" w:hAnsi="Times New Roman" w:cs="Times New Roman"/>
            <w:b/>
            <w:sz w:val="24"/>
            <w:szCs w:val="24"/>
          </w:rPr>
          <w:t>8</w:t>
        </w:r>
      </w:ins>
      <w:r w:rsidR="00E06200" w:rsidRPr="0085519B">
        <w:rPr>
          <w:rFonts w:ascii="Times New Roman" w:hAnsi="Times New Roman" w:cs="Times New Roman"/>
          <w:b/>
          <w:sz w:val="24"/>
          <w:szCs w:val="24"/>
        </w:rPr>
        <w:t>:</w:t>
      </w:r>
      <w:r w:rsidRPr="0085519B">
        <w:rPr>
          <w:rFonts w:ascii="Times New Roman" w:hAnsi="Times New Roman" w:cs="Times New Roman"/>
          <w:b/>
          <w:sz w:val="24"/>
          <w:szCs w:val="24"/>
        </w:rPr>
        <w:t xml:space="preserve"> ‘Closing the Call’.</w:t>
      </w:r>
    </w:p>
    <w:p w14:paraId="2DB494DE" w14:textId="77777777" w:rsidR="00986D45" w:rsidRPr="0085519B" w:rsidRDefault="00986D45" w:rsidP="00986D45">
      <w:pPr>
        <w:spacing w:line="276" w:lineRule="auto"/>
        <w:ind w:left="360"/>
        <w:rPr>
          <w:del w:id="211" w:author="Robert Vlasnik" w:date="2026-09-28T12:19:00Z" w16du:dateUtc="2026-09-28T17:19:00Z"/>
          <w:rFonts w:ascii="Times New Roman" w:hAnsi="Times New Roman" w:cs="Times New Roman"/>
          <w:b/>
          <w:color w:val="FF0000"/>
          <w:sz w:val="24"/>
          <w:szCs w:val="24"/>
        </w:rPr>
      </w:pPr>
      <w:del w:id="212" w:author="Robert Vlasnik" w:date="2026-09-28T12:19:00Z" w16du:dateUtc="2026-09-28T17:19:00Z">
        <w:r w:rsidRPr="0085519B">
          <w:rPr>
            <w:rFonts w:ascii="Times New Roman" w:hAnsi="Times New Roman" w:cs="Times New Roman"/>
            <w:b/>
            <w:color w:val="FF0000"/>
            <w:sz w:val="24"/>
            <w:szCs w:val="24"/>
          </w:rPr>
          <w:delText xml:space="preserve">(Agent Note/Background on Tricare </w:delText>
        </w:r>
        <w:r w:rsidR="00E1078B" w:rsidRPr="0085519B">
          <w:rPr>
            <w:rFonts w:ascii="Times New Roman" w:hAnsi="Times New Roman" w:cs="Times New Roman"/>
            <w:b/>
            <w:color w:val="FF0000"/>
            <w:sz w:val="24"/>
            <w:szCs w:val="24"/>
          </w:rPr>
          <w:delText>for</w:delText>
        </w:r>
        <w:r w:rsidRPr="0085519B">
          <w:rPr>
            <w:rFonts w:ascii="Times New Roman" w:hAnsi="Times New Roman" w:cs="Times New Roman"/>
            <w:b/>
            <w:color w:val="FF0000"/>
            <w:sz w:val="24"/>
            <w:szCs w:val="24"/>
          </w:rPr>
          <w:delText xml:space="preserve"> Life) </w:delText>
        </w:r>
      </w:del>
    </w:p>
    <w:p w14:paraId="03BFCFA6" w14:textId="77777777" w:rsidR="00986D45" w:rsidRPr="0085519B" w:rsidRDefault="00986D45" w:rsidP="00986D45">
      <w:pPr>
        <w:numPr>
          <w:ilvl w:val="0"/>
          <w:numId w:val="38"/>
        </w:numPr>
        <w:spacing w:after="0" w:line="276" w:lineRule="auto"/>
        <w:rPr>
          <w:del w:id="213" w:author="Robert Vlasnik" w:date="2026-09-28T12:19:00Z" w16du:dateUtc="2026-09-28T17:19:00Z"/>
          <w:rFonts w:ascii="Times New Roman" w:hAnsi="Times New Roman" w:cs="Times New Roman"/>
          <w:color w:val="FF0000"/>
          <w:sz w:val="24"/>
          <w:szCs w:val="24"/>
        </w:rPr>
      </w:pPr>
      <w:del w:id="214" w:author="Robert Vlasnik" w:date="2026-09-28T12:19:00Z" w16du:dateUtc="2026-09-28T17:19:00Z">
        <w:r w:rsidRPr="0085519B">
          <w:rPr>
            <w:rFonts w:ascii="Times New Roman" w:hAnsi="Times New Roman" w:cs="Times New Roman"/>
            <w:color w:val="FF0000"/>
            <w:sz w:val="24"/>
            <w:szCs w:val="24"/>
          </w:rPr>
          <w:delText>Coverage for retired military and spouses who are on Medicare</w:delText>
        </w:r>
      </w:del>
    </w:p>
    <w:p w14:paraId="708DB79B" w14:textId="77777777" w:rsidR="00986D45" w:rsidRPr="0085519B" w:rsidRDefault="00986D45" w:rsidP="00986D45">
      <w:pPr>
        <w:numPr>
          <w:ilvl w:val="0"/>
          <w:numId w:val="38"/>
        </w:numPr>
        <w:spacing w:after="0" w:line="276" w:lineRule="auto"/>
        <w:rPr>
          <w:del w:id="215" w:author="Robert Vlasnik" w:date="2026-09-28T12:19:00Z" w16du:dateUtc="2026-09-28T17:19:00Z"/>
          <w:rFonts w:ascii="Times New Roman" w:hAnsi="Times New Roman" w:cs="Times New Roman"/>
          <w:color w:val="FF0000"/>
          <w:sz w:val="24"/>
          <w:szCs w:val="24"/>
        </w:rPr>
      </w:pPr>
      <w:del w:id="216" w:author="Robert Vlasnik" w:date="2026-09-28T12:19:00Z" w16du:dateUtc="2026-09-28T17:19:00Z">
        <w:r w:rsidRPr="0085519B">
          <w:rPr>
            <w:rFonts w:ascii="Times New Roman" w:hAnsi="Times New Roman" w:cs="Times New Roman"/>
            <w:color w:val="FF0000"/>
            <w:sz w:val="24"/>
            <w:szCs w:val="24"/>
          </w:rPr>
          <w:delText>Coordinates seamlessly with Original Medicare</w:delText>
        </w:r>
      </w:del>
    </w:p>
    <w:p w14:paraId="07C9A285" w14:textId="77777777" w:rsidR="00986D45" w:rsidRPr="0085519B" w:rsidRDefault="00986D45" w:rsidP="00986D45">
      <w:pPr>
        <w:numPr>
          <w:ilvl w:val="0"/>
          <w:numId w:val="38"/>
        </w:numPr>
        <w:spacing w:after="0" w:line="276" w:lineRule="auto"/>
        <w:rPr>
          <w:del w:id="217" w:author="Robert Vlasnik" w:date="2026-09-28T12:19:00Z" w16du:dateUtc="2026-09-28T17:19:00Z"/>
          <w:rFonts w:ascii="Times New Roman" w:hAnsi="Times New Roman" w:cs="Times New Roman"/>
          <w:color w:val="FF0000"/>
          <w:sz w:val="24"/>
          <w:szCs w:val="24"/>
        </w:rPr>
      </w:pPr>
      <w:del w:id="218" w:author="Robert Vlasnik" w:date="2026-09-28T12:19:00Z" w16du:dateUtc="2026-09-28T17:19:00Z">
        <w:r w:rsidRPr="0085519B">
          <w:rPr>
            <w:rFonts w:ascii="Times New Roman" w:hAnsi="Times New Roman" w:cs="Times New Roman"/>
            <w:color w:val="FF0000"/>
            <w:sz w:val="24"/>
            <w:szCs w:val="24"/>
          </w:rPr>
          <w:delText>Includes drug coverage without a coverage gap; coverage in general is likely to be more comprehensive than what is covered under a Medicare Advantage Prescription Drug Plan</w:delText>
        </w:r>
      </w:del>
    </w:p>
    <w:p w14:paraId="5D6C8515" w14:textId="77777777" w:rsidR="00986D45" w:rsidRPr="0085519B" w:rsidRDefault="00986D45" w:rsidP="00986D45">
      <w:pPr>
        <w:numPr>
          <w:ilvl w:val="0"/>
          <w:numId w:val="38"/>
        </w:numPr>
        <w:spacing w:after="0" w:line="276" w:lineRule="auto"/>
        <w:rPr>
          <w:del w:id="219" w:author="Robert Vlasnik" w:date="2026-09-28T12:19:00Z" w16du:dateUtc="2026-09-28T17:19:00Z"/>
          <w:rFonts w:ascii="Times New Roman" w:hAnsi="Times New Roman" w:cs="Times New Roman"/>
          <w:color w:val="FF0000"/>
          <w:sz w:val="24"/>
          <w:szCs w:val="24"/>
        </w:rPr>
      </w:pPr>
      <w:del w:id="220" w:author="Robert Vlasnik" w:date="2026-09-28T12:19:00Z" w16du:dateUtc="2026-09-28T17:19:00Z">
        <w:r w:rsidRPr="0085519B">
          <w:rPr>
            <w:rFonts w:ascii="Times New Roman" w:hAnsi="Times New Roman" w:cs="Times New Roman"/>
            <w:color w:val="FF0000"/>
            <w:sz w:val="24"/>
            <w:szCs w:val="24"/>
          </w:rPr>
          <w:delText>Tricare for Life beneficiaries have the option of purchasing standalone dental and/or vision coverage via the Federal Employees Dental and Vision Insurance Program (“FEDVIP”)</w:delText>
        </w:r>
      </w:del>
    </w:p>
    <w:p w14:paraId="273A5C62" w14:textId="77777777" w:rsidR="00986D45" w:rsidRPr="0085519B" w:rsidRDefault="00986D45" w:rsidP="00986D45">
      <w:pPr>
        <w:numPr>
          <w:ilvl w:val="0"/>
          <w:numId w:val="39"/>
        </w:numPr>
        <w:spacing w:after="0" w:line="276" w:lineRule="auto"/>
        <w:rPr>
          <w:del w:id="221" w:author="Robert Vlasnik" w:date="2026-09-28T12:19:00Z" w16du:dateUtc="2026-09-28T17:19:00Z"/>
          <w:rFonts w:ascii="Times New Roman" w:hAnsi="Times New Roman" w:cs="Times New Roman"/>
          <w:color w:val="FF0000"/>
          <w:sz w:val="24"/>
          <w:szCs w:val="24"/>
        </w:rPr>
      </w:pPr>
      <w:del w:id="222" w:author="Robert Vlasnik" w:date="2026-09-28T12:19:00Z" w16du:dateUtc="2026-09-28T17:19:00Z">
        <w:r w:rsidRPr="0085519B">
          <w:rPr>
            <w:rFonts w:ascii="Times New Roman" w:hAnsi="Times New Roman" w:cs="Times New Roman"/>
            <w:color w:val="FF0000"/>
            <w:sz w:val="24"/>
            <w:szCs w:val="24"/>
          </w:rPr>
          <w:delText>Enrolling in a Medicare Advantage plan is not recommended for Tricare for Life beneficiaries, because</w:delText>
        </w:r>
      </w:del>
    </w:p>
    <w:p w14:paraId="04F6E8B5" w14:textId="77777777" w:rsidR="00986D45" w:rsidRPr="0085519B" w:rsidRDefault="00986D45" w:rsidP="00986D45">
      <w:pPr>
        <w:pStyle w:val="ListParagraph"/>
        <w:numPr>
          <w:ilvl w:val="1"/>
          <w:numId w:val="7"/>
        </w:numPr>
        <w:spacing w:line="276" w:lineRule="auto"/>
        <w:rPr>
          <w:del w:id="223" w:author="Robert Vlasnik" w:date="2026-09-28T12:19:00Z" w16du:dateUtc="2026-09-28T17:19:00Z"/>
          <w:rFonts w:ascii="Times New Roman" w:hAnsi="Times New Roman" w:cs="Times New Roman"/>
          <w:color w:val="FF0000"/>
          <w:sz w:val="24"/>
          <w:szCs w:val="24"/>
        </w:rPr>
      </w:pPr>
      <w:del w:id="224" w:author="Robert Vlasnik" w:date="2026-09-28T12:19:00Z" w16du:dateUtc="2026-09-28T17:19:00Z">
        <w:r w:rsidRPr="0085519B">
          <w:rPr>
            <w:rFonts w:ascii="Times New Roman" w:hAnsi="Times New Roman" w:cs="Times New Roman"/>
            <w:color w:val="FF0000"/>
            <w:sz w:val="24"/>
            <w:szCs w:val="24"/>
          </w:rPr>
          <w:lastRenderedPageBreak/>
          <w:delText xml:space="preserve">Tricare for Life coverage is more comprehensive than what is offered under Medicare Advantage plans because it has no network requirements, and no out-of-pocket costs </w:delText>
        </w:r>
      </w:del>
    </w:p>
    <w:p w14:paraId="0F4A17B6" w14:textId="77777777" w:rsidR="00986D45" w:rsidRPr="0085519B" w:rsidRDefault="00986D45" w:rsidP="00986D45">
      <w:pPr>
        <w:pStyle w:val="ListParagraph"/>
        <w:numPr>
          <w:ilvl w:val="1"/>
          <w:numId w:val="7"/>
        </w:numPr>
        <w:spacing w:line="276" w:lineRule="auto"/>
        <w:rPr>
          <w:del w:id="225" w:author="Robert Vlasnik" w:date="2026-09-28T12:19:00Z" w16du:dateUtc="2026-09-28T17:19:00Z"/>
          <w:rFonts w:ascii="Times New Roman" w:hAnsi="Times New Roman" w:cs="Times New Roman"/>
          <w:color w:val="FF0000"/>
          <w:sz w:val="24"/>
          <w:szCs w:val="24"/>
        </w:rPr>
      </w:pPr>
      <w:del w:id="226" w:author="Robert Vlasnik" w:date="2026-09-28T12:19:00Z" w16du:dateUtc="2026-09-28T17:19:00Z">
        <w:r w:rsidRPr="0085519B">
          <w:rPr>
            <w:rFonts w:ascii="Times New Roman" w:hAnsi="Times New Roman" w:cs="Times New Roman"/>
            <w:color w:val="FF0000"/>
            <w:sz w:val="24"/>
            <w:szCs w:val="24"/>
          </w:rPr>
          <w:delText xml:space="preserve">Tricare for Life becomes secondary to the Medicare Advantage plan </w:delText>
        </w:r>
      </w:del>
    </w:p>
    <w:p w14:paraId="287C5E2F" w14:textId="77777777" w:rsidR="00986D45" w:rsidRPr="0085519B" w:rsidRDefault="00986D45" w:rsidP="00986D45">
      <w:pPr>
        <w:pStyle w:val="ListParagraph"/>
        <w:numPr>
          <w:ilvl w:val="1"/>
          <w:numId w:val="7"/>
        </w:numPr>
        <w:spacing w:line="276" w:lineRule="auto"/>
        <w:rPr>
          <w:del w:id="227" w:author="Robert Vlasnik" w:date="2026-09-28T12:19:00Z" w16du:dateUtc="2026-09-28T17:19:00Z"/>
          <w:rFonts w:ascii="Times New Roman" w:hAnsi="Times New Roman" w:cs="Times New Roman"/>
          <w:color w:val="FF0000"/>
          <w:sz w:val="24"/>
          <w:szCs w:val="24"/>
        </w:rPr>
      </w:pPr>
      <w:del w:id="228" w:author="Robert Vlasnik" w:date="2026-09-28T12:19:00Z" w16du:dateUtc="2026-09-28T17:19:00Z">
        <w:r w:rsidRPr="0085519B">
          <w:rPr>
            <w:rFonts w:ascii="Times New Roman" w:hAnsi="Times New Roman" w:cs="Times New Roman"/>
            <w:color w:val="FF0000"/>
            <w:sz w:val="24"/>
            <w:szCs w:val="24"/>
          </w:rPr>
          <w:delText>An MA plan will require out-of-pocket payment of deductibles/copayments, and members will have to use the MA plan’s network; and</w:delText>
        </w:r>
      </w:del>
    </w:p>
    <w:p w14:paraId="46360C56" w14:textId="77777777" w:rsidR="00986D45" w:rsidRPr="0085519B" w:rsidRDefault="00986D45" w:rsidP="00986D45">
      <w:pPr>
        <w:pStyle w:val="ListParagraph"/>
        <w:numPr>
          <w:ilvl w:val="1"/>
          <w:numId w:val="7"/>
        </w:numPr>
        <w:spacing w:line="276" w:lineRule="auto"/>
        <w:rPr>
          <w:del w:id="229" w:author="Robert Vlasnik" w:date="2026-09-28T12:19:00Z" w16du:dateUtc="2026-09-28T17:19:00Z"/>
          <w:rFonts w:ascii="Times New Roman" w:hAnsi="Times New Roman" w:cs="Times New Roman"/>
          <w:color w:val="FF0000"/>
          <w:sz w:val="24"/>
          <w:szCs w:val="24"/>
        </w:rPr>
      </w:pPr>
      <w:del w:id="230" w:author="Robert Vlasnik" w:date="2026-09-28T12:19:00Z" w16du:dateUtc="2026-09-28T17:19:00Z">
        <w:r w:rsidRPr="0085519B">
          <w:rPr>
            <w:rFonts w:ascii="Times New Roman" w:hAnsi="Times New Roman" w:cs="Times New Roman"/>
            <w:color w:val="FF0000"/>
            <w:sz w:val="24"/>
            <w:szCs w:val="24"/>
          </w:rPr>
          <w:delText>Tricare for Life and MA plans do not coordinate benefits, so the member would be required to coordinate billing on their own, and it will complicate the claims process</w:delText>
        </w:r>
      </w:del>
    </w:p>
    <w:p w14:paraId="22842239" w14:textId="77777777" w:rsidR="00986D45" w:rsidRPr="007971E2" w:rsidRDefault="00986D45" w:rsidP="00986D45">
      <w:pPr>
        <w:spacing w:line="276" w:lineRule="auto"/>
        <w:rPr>
          <w:del w:id="231" w:author="Robert Vlasnik" w:date="2026-09-28T12:19:00Z" w16du:dateUtc="2026-09-28T17:19:00Z"/>
          <w:rFonts w:ascii="Times New Roman" w:hAnsi="Times New Roman" w:cs="Times New Roman"/>
          <w:b/>
          <w:sz w:val="24"/>
          <w:szCs w:val="24"/>
        </w:rPr>
      </w:pPr>
    </w:p>
    <w:p w14:paraId="4221BC86" w14:textId="77777777" w:rsidR="00986D45" w:rsidRPr="0085519B" w:rsidRDefault="00986D45" w:rsidP="00986D45">
      <w:pPr>
        <w:spacing w:line="276" w:lineRule="auto"/>
        <w:rPr>
          <w:del w:id="232" w:author="Robert Vlasnik" w:date="2026-09-28T12:19:00Z" w16du:dateUtc="2026-09-28T17:19:00Z"/>
          <w:rFonts w:ascii="Times New Roman" w:hAnsi="Times New Roman" w:cs="Times New Roman"/>
          <w:b/>
          <w:color w:val="FF0000"/>
          <w:sz w:val="24"/>
          <w:szCs w:val="24"/>
        </w:rPr>
      </w:pPr>
      <w:del w:id="233" w:author="Robert Vlasnik" w:date="2026-09-28T12:19:00Z" w16du:dateUtc="2026-09-28T17:19:00Z">
        <w:r w:rsidRPr="0085519B">
          <w:rPr>
            <w:rFonts w:ascii="Times New Roman" w:hAnsi="Times New Roman" w:cs="Times New Roman"/>
            <w:b/>
            <w:color w:val="FF0000"/>
            <w:sz w:val="24"/>
            <w:szCs w:val="24"/>
          </w:rPr>
          <w:delText xml:space="preserve">(Agent Note/Background on </w:delText>
        </w:r>
        <w:r w:rsidR="00E1078B" w:rsidRPr="0085519B">
          <w:rPr>
            <w:rFonts w:ascii="Times New Roman" w:hAnsi="Times New Roman" w:cs="Times New Roman"/>
            <w:b/>
            <w:color w:val="FF0000"/>
            <w:sz w:val="24"/>
            <w:szCs w:val="24"/>
          </w:rPr>
          <w:delText>Champ VA</w:delText>
        </w:r>
        <w:r w:rsidRPr="0085519B">
          <w:rPr>
            <w:rFonts w:ascii="Times New Roman" w:hAnsi="Times New Roman" w:cs="Times New Roman"/>
            <w:b/>
            <w:color w:val="FF0000"/>
            <w:sz w:val="24"/>
            <w:szCs w:val="24"/>
          </w:rPr>
          <w:delText xml:space="preserve">) </w:delText>
        </w:r>
      </w:del>
    </w:p>
    <w:p w14:paraId="234A3606" w14:textId="77777777" w:rsidR="00986D45" w:rsidRPr="0085519B" w:rsidRDefault="00986D45" w:rsidP="00986D45">
      <w:pPr>
        <w:numPr>
          <w:ilvl w:val="0"/>
          <w:numId w:val="39"/>
        </w:numPr>
        <w:spacing w:after="0" w:line="276" w:lineRule="auto"/>
        <w:rPr>
          <w:del w:id="234" w:author="Robert Vlasnik" w:date="2026-09-28T12:19:00Z" w16du:dateUtc="2026-09-28T17:19:00Z"/>
          <w:rFonts w:ascii="Times New Roman" w:hAnsi="Times New Roman" w:cs="Times New Roman"/>
          <w:color w:val="FF0000"/>
          <w:sz w:val="24"/>
          <w:szCs w:val="24"/>
        </w:rPr>
      </w:pPr>
      <w:del w:id="235" w:author="Robert Vlasnik" w:date="2026-09-28T12:19:00Z" w16du:dateUtc="2026-09-28T17:19:00Z">
        <w:r w:rsidRPr="0085519B">
          <w:rPr>
            <w:rFonts w:ascii="Times New Roman" w:hAnsi="Times New Roman" w:cs="Times New Roman"/>
            <w:color w:val="FF0000"/>
            <w:sz w:val="24"/>
            <w:szCs w:val="24"/>
          </w:rPr>
          <w:delText>Healthcare for the spouse or child of a 100% disabled or deceased Veteran</w:delText>
        </w:r>
      </w:del>
    </w:p>
    <w:p w14:paraId="710759BF" w14:textId="77777777" w:rsidR="00986D45" w:rsidRPr="0085519B" w:rsidRDefault="00986D45" w:rsidP="00986D45">
      <w:pPr>
        <w:pStyle w:val="ListParagraph"/>
        <w:numPr>
          <w:ilvl w:val="0"/>
          <w:numId w:val="40"/>
        </w:numPr>
        <w:spacing w:after="0" w:line="276" w:lineRule="auto"/>
        <w:rPr>
          <w:del w:id="236" w:author="Robert Vlasnik" w:date="2026-09-28T12:19:00Z" w16du:dateUtc="2026-09-28T17:19:00Z"/>
          <w:rFonts w:ascii="Times New Roman" w:hAnsi="Times New Roman" w:cs="Times New Roman"/>
          <w:color w:val="FF0000"/>
          <w:sz w:val="24"/>
          <w:szCs w:val="24"/>
        </w:rPr>
      </w:pPr>
      <w:del w:id="237" w:author="Robert Vlasnik" w:date="2026-09-28T12:19:00Z" w16du:dateUtc="2026-09-28T17:19:00Z">
        <w:r w:rsidRPr="0085519B">
          <w:rPr>
            <w:rFonts w:ascii="Times New Roman" w:hAnsi="Times New Roman" w:cs="Times New Roman"/>
            <w:color w:val="FF0000"/>
            <w:sz w:val="24"/>
            <w:szCs w:val="24"/>
          </w:rPr>
          <w:delText>Coordinates seamlessly with Original Medicare</w:delText>
        </w:r>
      </w:del>
    </w:p>
    <w:p w14:paraId="420ADEDC" w14:textId="77777777" w:rsidR="00986D45" w:rsidRPr="0085519B" w:rsidRDefault="00986D45" w:rsidP="00986D45">
      <w:pPr>
        <w:pStyle w:val="ListParagraph"/>
        <w:numPr>
          <w:ilvl w:val="0"/>
          <w:numId w:val="40"/>
        </w:numPr>
        <w:spacing w:after="0" w:line="276" w:lineRule="auto"/>
        <w:rPr>
          <w:del w:id="238" w:author="Robert Vlasnik" w:date="2026-09-28T12:19:00Z" w16du:dateUtc="2026-09-28T17:19:00Z"/>
          <w:rFonts w:ascii="Times New Roman" w:hAnsi="Times New Roman" w:cs="Times New Roman"/>
          <w:color w:val="FF0000"/>
          <w:sz w:val="24"/>
          <w:szCs w:val="24"/>
        </w:rPr>
      </w:pPr>
      <w:del w:id="239" w:author="Robert Vlasnik" w:date="2026-09-28T12:19:00Z" w16du:dateUtc="2026-09-28T17:19:00Z">
        <w:r w:rsidRPr="0085519B">
          <w:rPr>
            <w:rFonts w:ascii="Times New Roman" w:hAnsi="Times New Roman" w:cs="Times New Roman"/>
            <w:color w:val="FF0000"/>
            <w:sz w:val="24"/>
            <w:szCs w:val="24"/>
          </w:rPr>
          <w:delText>Includes drug coverage</w:delText>
        </w:r>
      </w:del>
    </w:p>
    <w:p w14:paraId="36147C1C" w14:textId="77777777" w:rsidR="00986D45" w:rsidRPr="0085519B" w:rsidRDefault="00986D45" w:rsidP="00986D45">
      <w:pPr>
        <w:pStyle w:val="ListParagraph"/>
        <w:numPr>
          <w:ilvl w:val="0"/>
          <w:numId w:val="40"/>
        </w:numPr>
        <w:spacing w:after="0" w:line="276" w:lineRule="auto"/>
        <w:rPr>
          <w:del w:id="240" w:author="Robert Vlasnik" w:date="2026-09-28T12:19:00Z" w16du:dateUtc="2026-09-28T17:19:00Z"/>
          <w:rFonts w:ascii="Times New Roman" w:hAnsi="Times New Roman" w:cs="Times New Roman"/>
          <w:color w:val="FF0000"/>
          <w:sz w:val="24"/>
          <w:szCs w:val="24"/>
        </w:rPr>
      </w:pPr>
      <w:del w:id="241" w:author="Robert Vlasnik" w:date="2026-09-28T12:19:00Z" w16du:dateUtc="2026-09-28T17:19:00Z">
        <w:r w:rsidRPr="0085519B">
          <w:rPr>
            <w:rFonts w:ascii="Times New Roman" w:hAnsi="Times New Roman" w:cs="Times New Roman"/>
            <w:color w:val="FF0000"/>
            <w:sz w:val="24"/>
            <w:szCs w:val="24"/>
          </w:rPr>
          <w:delText>CHAMPVA beneficiaries have the option of purchasing standalone dental coverage through the VA Dental Insurance Program (“VADIP”)</w:delText>
        </w:r>
      </w:del>
    </w:p>
    <w:p w14:paraId="4AE9FE03" w14:textId="77777777" w:rsidR="00986D45" w:rsidRPr="0085519B" w:rsidRDefault="00986D45" w:rsidP="00986D45">
      <w:pPr>
        <w:pStyle w:val="ListParagraph"/>
        <w:numPr>
          <w:ilvl w:val="0"/>
          <w:numId w:val="40"/>
        </w:numPr>
        <w:spacing w:after="0" w:line="276" w:lineRule="auto"/>
        <w:rPr>
          <w:del w:id="242" w:author="Robert Vlasnik" w:date="2026-09-28T12:19:00Z" w16du:dateUtc="2026-09-28T17:19:00Z"/>
          <w:rFonts w:ascii="Times New Roman" w:hAnsi="Times New Roman" w:cs="Times New Roman"/>
          <w:color w:val="FF0000"/>
          <w:sz w:val="24"/>
          <w:szCs w:val="24"/>
        </w:rPr>
      </w:pPr>
      <w:del w:id="243" w:author="Robert Vlasnik" w:date="2026-09-28T12:19:00Z" w16du:dateUtc="2026-09-28T17:19:00Z">
        <w:r w:rsidRPr="0085519B">
          <w:rPr>
            <w:rFonts w:ascii="Times New Roman" w:hAnsi="Times New Roman" w:cs="Times New Roman"/>
            <w:color w:val="FF0000"/>
            <w:sz w:val="24"/>
            <w:szCs w:val="24"/>
          </w:rPr>
          <w:delText>Enrolling in a Medicare Advantage plan is not recommended for CHAMPVA beneficiaries, because</w:delText>
        </w:r>
      </w:del>
    </w:p>
    <w:p w14:paraId="0DC289A4" w14:textId="77777777" w:rsidR="00986D45" w:rsidRPr="0085519B" w:rsidRDefault="00986D45" w:rsidP="00986D45">
      <w:pPr>
        <w:pStyle w:val="ListParagraph"/>
        <w:numPr>
          <w:ilvl w:val="1"/>
          <w:numId w:val="7"/>
        </w:numPr>
        <w:spacing w:line="276" w:lineRule="auto"/>
        <w:rPr>
          <w:del w:id="244" w:author="Robert Vlasnik" w:date="2026-09-28T12:19:00Z" w16du:dateUtc="2026-09-28T17:19:00Z"/>
          <w:rFonts w:ascii="Times New Roman" w:hAnsi="Times New Roman" w:cs="Times New Roman"/>
          <w:color w:val="FF0000"/>
          <w:sz w:val="24"/>
          <w:szCs w:val="24"/>
        </w:rPr>
      </w:pPr>
      <w:del w:id="245" w:author="Robert Vlasnik" w:date="2026-09-28T12:19:00Z" w16du:dateUtc="2026-09-28T17:19:00Z">
        <w:r w:rsidRPr="0085519B">
          <w:rPr>
            <w:rFonts w:ascii="Times New Roman" w:hAnsi="Times New Roman" w:cs="Times New Roman"/>
            <w:color w:val="FF0000"/>
            <w:sz w:val="24"/>
            <w:szCs w:val="24"/>
          </w:rPr>
          <w:delText xml:space="preserve">CHAMPVA coverage is more comprehensive than what is offered under Medicare Advantage plans because it has no network requirements, and no out-of-pocket costs </w:delText>
        </w:r>
      </w:del>
    </w:p>
    <w:p w14:paraId="7B27162A" w14:textId="77777777" w:rsidR="00986D45" w:rsidRPr="0085519B" w:rsidRDefault="00986D45" w:rsidP="00986D45">
      <w:pPr>
        <w:pStyle w:val="ListParagraph"/>
        <w:numPr>
          <w:ilvl w:val="1"/>
          <w:numId w:val="7"/>
        </w:numPr>
        <w:spacing w:line="276" w:lineRule="auto"/>
        <w:rPr>
          <w:del w:id="246" w:author="Robert Vlasnik" w:date="2026-09-28T12:19:00Z" w16du:dateUtc="2026-09-28T17:19:00Z"/>
          <w:rFonts w:ascii="Times New Roman" w:hAnsi="Times New Roman" w:cs="Times New Roman"/>
          <w:color w:val="FF0000"/>
          <w:sz w:val="24"/>
          <w:szCs w:val="24"/>
        </w:rPr>
      </w:pPr>
      <w:del w:id="247" w:author="Robert Vlasnik" w:date="2026-09-28T12:19:00Z" w16du:dateUtc="2026-09-28T17:19:00Z">
        <w:r w:rsidRPr="0085519B">
          <w:rPr>
            <w:rFonts w:ascii="Times New Roman" w:hAnsi="Times New Roman" w:cs="Times New Roman"/>
            <w:color w:val="FF0000"/>
            <w:sz w:val="24"/>
            <w:szCs w:val="24"/>
          </w:rPr>
          <w:delText xml:space="preserve">CHAMPVA becomes secondary to the Medicare Advantage plan </w:delText>
        </w:r>
      </w:del>
    </w:p>
    <w:p w14:paraId="258A554D" w14:textId="77777777" w:rsidR="00986D45" w:rsidRPr="0085519B" w:rsidRDefault="00986D45" w:rsidP="00986D45">
      <w:pPr>
        <w:pStyle w:val="ListParagraph"/>
        <w:numPr>
          <w:ilvl w:val="1"/>
          <w:numId w:val="7"/>
        </w:numPr>
        <w:spacing w:line="276" w:lineRule="auto"/>
        <w:rPr>
          <w:del w:id="248" w:author="Robert Vlasnik" w:date="2026-09-28T12:19:00Z" w16du:dateUtc="2026-09-28T17:19:00Z"/>
          <w:rFonts w:ascii="Times New Roman" w:hAnsi="Times New Roman" w:cs="Times New Roman"/>
          <w:color w:val="FF0000"/>
          <w:sz w:val="24"/>
          <w:szCs w:val="24"/>
        </w:rPr>
      </w:pPr>
      <w:del w:id="249" w:author="Robert Vlasnik" w:date="2026-09-28T12:19:00Z" w16du:dateUtc="2026-09-28T17:19:00Z">
        <w:r w:rsidRPr="0085519B">
          <w:rPr>
            <w:rFonts w:ascii="Times New Roman" w:hAnsi="Times New Roman" w:cs="Times New Roman"/>
            <w:color w:val="FF0000"/>
            <w:sz w:val="24"/>
            <w:szCs w:val="24"/>
          </w:rPr>
          <w:delText>An MA plan will require out-of-pocket payment of deductibles/copayments, and members will have to use the MA plan’s network; and</w:delText>
        </w:r>
      </w:del>
    </w:p>
    <w:p w14:paraId="46F7312E" w14:textId="77777777" w:rsidR="00986D45" w:rsidRPr="0085519B" w:rsidRDefault="00986D45" w:rsidP="00986D45">
      <w:pPr>
        <w:pStyle w:val="ListParagraph"/>
        <w:numPr>
          <w:ilvl w:val="0"/>
          <w:numId w:val="7"/>
        </w:numPr>
        <w:spacing w:line="276" w:lineRule="auto"/>
        <w:rPr>
          <w:del w:id="250" w:author="Robert Vlasnik" w:date="2026-09-28T12:19:00Z" w16du:dateUtc="2026-09-28T17:19:00Z"/>
          <w:rFonts w:ascii="Times New Roman" w:hAnsi="Times New Roman" w:cs="Times New Roman"/>
          <w:i/>
          <w:color w:val="FF0000"/>
          <w:sz w:val="24"/>
          <w:szCs w:val="24"/>
        </w:rPr>
      </w:pPr>
      <w:del w:id="251" w:author="Robert Vlasnik" w:date="2026-09-28T12:19:00Z" w16du:dateUtc="2026-09-28T17:19:00Z">
        <w:r w:rsidRPr="0085519B">
          <w:rPr>
            <w:rFonts w:ascii="Times New Roman" w:hAnsi="Times New Roman" w:cs="Times New Roman"/>
            <w:color w:val="FF0000"/>
            <w:sz w:val="24"/>
            <w:szCs w:val="24"/>
          </w:rPr>
          <w:delText>CHAMPVA and MA plans do not coordinate benefits, so the member would be required to coordinate billing on their own, and it will complicate the claims process</w:delText>
        </w:r>
        <w:r w:rsidR="00480A84" w:rsidRPr="0085519B">
          <w:rPr>
            <w:rFonts w:ascii="Times New Roman" w:hAnsi="Times New Roman" w:cs="Times New Roman"/>
            <w:color w:val="FF0000"/>
            <w:sz w:val="24"/>
            <w:szCs w:val="24"/>
          </w:rPr>
          <w:delText>.</w:delText>
        </w:r>
      </w:del>
    </w:p>
    <w:p w14:paraId="1426931F" w14:textId="77777777" w:rsidR="00E1078B" w:rsidRPr="007971E2" w:rsidRDefault="00E1078B" w:rsidP="00E1078B">
      <w:pPr>
        <w:pStyle w:val="ListParagraph"/>
        <w:spacing w:line="276" w:lineRule="auto"/>
        <w:rPr>
          <w:del w:id="252" w:author="Robert Vlasnik" w:date="2026-09-28T12:19:00Z" w16du:dateUtc="2026-09-28T17:19:00Z"/>
          <w:rFonts w:ascii="Times New Roman" w:hAnsi="Times New Roman" w:cs="Times New Roman"/>
          <w:sz w:val="24"/>
          <w:szCs w:val="24"/>
        </w:rPr>
      </w:pPr>
    </w:p>
    <w:p w14:paraId="26E6C4D6" w14:textId="77777777" w:rsidR="00E1078B" w:rsidRPr="007971E2" w:rsidRDefault="00E1078B" w:rsidP="00E1078B">
      <w:pPr>
        <w:pStyle w:val="ListParagraph"/>
        <w:spacing w:line="276" w:lineRule="auto"/>
        <w:rPr>
          <w:del w:id="253" w:author="Robert Vlasnik" w:date="2026-09-28T12:19:00Z" w16du:dateUtc="2026-09-28T17:19:00Z"/>
          <w:rFonts w:ascii="Times New Roman" w:hAnsi="Times New Roman" w:cs="Times New Roman"/>
          <w:sz w:val="24"/>
          <w:szCs w:val="24"/>
        </w:rPr>
      </w:pPr>
    </w:p>
    <w:p w14:paraId="7E19FE89" w14:textId="77777777" w:rsidR="00E1078B" w:rsidRPr="007971E2" w:rsidRDefault="00E1078B" w:rsidP="00E1078B">
      <w:pPr>
        <w:pStyle w:val="ListParagraph"/>
        <w:spacing w:line="276" w:lineRule="auto"/>
        <w:rPr>
          <w:del w:id="254" w:author="Robert Vlasnik" w:date="2026-09-28T12:19:00Z" w16du:dateUtc="2026-09-28T17:19:00Z"/>
          <w:rFonts w:ascii="Times New Roman" w:hAnsi="Times New Roman" w:cs="Times New Roman"/>
          <w:i/>
          <w:sz w:val="24"/>
          <w:szCs w:val="24"/>
        </w:rPr>
      </w:pPr>
    </w:p>
    <w:p w14:paraId="2386F028" w14:textId="249870E9" w:rsidR="00C95C31" w:rsidRPr="007971E2" w:rsidRDefault="00C95C31" w:rsidP="008F10F1">
      <w:pPr>
        <w:pStyle w:val="Heading1"/>
        <w:rPr>
          <w:rFonts w:ascii="Times New Roman" w:hAnsi="Times New Roman" w:cs="Times New Roman"/>
          <w:sz w:val="24"/>
          <w:szCs w:val="24"/>
        </w:rPr>
      </w:pPr>
      <w:r w:rsidRPr="007971E2">
        <w:rPr>
          <w:rFonts w:ascii="Times New Roman" w:hAnsi="Times New Roman" w:cs="Times New Roman"/>
          <w:sz w:val="24"/>
          <w:szCs w:val="24"/>
        </w:rPr>
        <w:t>4.</w:t>
      </w:r>
      <w:r w:rsidR="008B1CEF" w:rsidRPr="007971E2">
        <w:rPr>
          <w:rFonts w:ascii="Times New Roman" w:hAnsi="Times New Roman" w:cs="Times New Roman"/>
          <w:sz w:val="24"/>
          <w:szCs w:val="24"/>
        </w:rPr>
        <w:t>4</w:t>
      </w:r>
      <w:r w:rsidRPr="007971E2">
        <w:rPr>
          <w:rFonts w:ascii="Times New Roman" w:hAnsi="Times New Roman" w:cs="Times New Roman"/>
          <w:sz w:val="24"/>
          <w:szCs w:val="24"/>
        </w:rPr>
        <w:t xml:space="preserve"> Qualifications: Election Period.  </w:t>
      </w:r>
    </w:p>
    <w:p w14:paraId="1B52B3B2" w14:textId="77777777" w:rsidR="00C95C31" w:rsidRPr="007971E2" w:rsidRDefault="00C95C31" w:rsidP="00C95C31">
      <w:pPr>
        <w:spacing w:line="276" w:lineRule="auto"/>
        <w:rPr>
          <w:del w:id="255" w:author="Robert Vlasnik" w:date="2026-09-28T12:19:00Z" w16du:dateUtc="2026-09-28T17:19:00Z"/>
          <w:rFonts w:ascii="Times New Roman" w:hAnsi="Times New Roman" w:cs="Times New Roman"/>
          <w:sz w:val="24"/>
          <w:szCs w:val="24"/>
        </w:rPr>
      </w:pPr>
    </w:p>
    <w:p w14:paraId="0AB7F7F7" w14:textId="73DBA0CD" w:rsidR="00E1078B" w:rsidRDefault="00E1078B" w:rsidP="00297AFD">
      <w:pPr>
        <w:pStyle w:val="ListParagraph"/>
        <w:numPr>
          <w:ilvl w:val="0"/>
          <w:numId w:val="10"/>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Is this call taking place during AEP </w:t>
      </w:r>
      <w:r w:rsidR="00152645" w:rsidRPr="007971E2">
        <w:rPr>
          <w:rFonts w:ascii="Times New Roman" w:hAnsi="Times New Roman" w:cs="Times New Roman"/>
          <w:sz w:val="24"/>
          <w:szCs w:val="24"/>
        </w:rPr>
        <w:t>[</w:t>
      </w:r>
      <w:r w:rsidRPr="007971E2">
        <w:rPr>
          <w:rFonts w:ascii="Times New Roman" w:hAnsi="Times New Roman" w:cs="Times New Roman"/>
          <w:sz w:val="24"/>
          <w:szCs w:val="24"/>
        </w:rPr>
        <w:t>10/15 through 12/7/</w:t>
      </w:r>
      <w:r w:rsidR="009A2C30">
        <w:rPr>
          <w:rFonts w:ascii="Times New Roman" w:hAnsi="Times New Roman" w:cs="Times New Roman"/>
          <w:sz w:val="24"/>
          <w:szCs w:val="24"/>
        </w:rPr>
        <w:t>]</w:t>
      </w:r>
      <w:r w:rsidRPr="007971E2">
        <w:rPr>
          <w:rFonts w:ascii="Times New Roman" w:hAnsi="Times New Roman" w:cs="Times New Roman"/>
          <w:sz w:val="24"/>
          <w:szCs w:val="24"/>
        </w:rPr>
        <w:t>?</w:t>
      </w:r>
    </w:p>
    <w:p w14:paraId="4EB07281" w14:textId="77777777" w:rsidR="00E1078B" w:rsidRPr="007971E2" w:rsidRDefault="00E1078B" w:rsidP="00E1078B">
      <w:pPr>
        <w:pStyle w:val="ListParagraph"/>
        <w:numPr>
          <w:ilvl w:val="1"/>
          <w:numId w:val="10"/>
        </w:numPr>
        <w:spacing w:line="276" w:lineRule="auto"/>
        <w:rPr>
          <w:del w:id="256" w:author="Robert Vlasnik" w:date="2026-09-28T12:19:00Z" w16du:dateUtc="2026-09-28T17:19:00Z"/>
          <w:rFonts w:ascii="Times New Roman" w:hAnsi="Times New Roman" w:cs="Times New Roman"/>
          <w:sz w:val="24"/>
          <w:szCs w:val="24"/>
        </w:rPr>
      </w:pPr>
      <w:del w:id="257" w:author="Robert Vlasnik" w:date="2026-09-28T12:19:00Z" w16du:dateUtc="2026-09-28T17:19:00Z">
        <w:r w:rsidRPr="007971E2">
          <w:rPr>
            <w:rFonts w:ascii="Times New Roman" w:hAnsi="Times New Roman" w:cs="Times New Roman"/>
            <w:b/>
            <w:sz w:val="24"/>
            <w:szCs w:val="24"/>
          </w:rPr>
          <w:delText>If during AEP</w:delText>
        </w:r>
        <w:r w:rsidRPr="007971E2">
          <w:rPr>
            <w:rFonts w:ascii="Times New Roman" w:hAnsi="Times New Roman" w:cs="Times New Roman"/>
            <w:sz w:val="24"/>
            <w:szCs w:val="24"/>
          </w:rPr>
          <w:delText>, probe to determine if eligible for other election periods (IEP/ICEP or SEP) and if so, determine if the beneficiary desires an effective date earlier than January 1:</w:delText>
        </w:r>
      </w:del>
    </w:p>
    <w:p w14:paraId="6225AC68" w14:textId="77777777" w:rsidR="00E1078B" w:rsidRPr="007971E2" w:rsidRDefault="00C95C31" w:rsidP="00C95C31">
      <w:pPr>
        <w:pStyle w:val="ListParagraph"/>
        <w:numPr>
          <w:ilvl w:val="2"/>
          <w:numId w:val="10"/>
        </w:numPr>
        <w:spacing w:line="276" w:lineRule="auto"/>
        <w:rPr>
          <w:del w:id="258" w:author="Robert Vlasnik" w:date="2026-09-28T12:19:00Z" w16du:dateUtc="2026-09-28T17:19:00Z"/>
          <w:rFonts w:ascii="Times New Roman" w:hAnsi="Times New Roman" w:cs="Times New Roman"/>
          <w:sz w:val="24"/>
          <w:szCs w:val="24"/>
        </w:rPr>
      </w:pPr>
      <w:del w:id="259" w:author="Robert Vlasnik" w:date="2026-09-28T12:19:00Z" w16du:dateUtc="2026-09-28T17:19:00Z">
        <w:r w:rsidRPr="007971E2">
          <w:rPr>
            <w:rFonts w:ascii="Times New Roman" w:hAnsi="Times New Roman" w:cs="Times New Roman"/>
            <w:b/>
            <w:sz w:val="24"/>
            <w:szCs w:val="24"/>
          </w:rPr>
          <w:delText>If yes:</w:delText>
        </w:r>
        <w:r w:rsidR="00E1078B" w:rsidRPr="007971E2">
          <w:rPr>
            <w:rFonts w:ascii="Times New Roman" w:hAnsi="Times New Roman" w:cs="Times New Roman"/>
            <w:sz w:val="24"/>
            <w:szCs w:val="24"/>
          </w:rPr>
          <w:delText xml:space="preserve"> determine the election period to which the beneficiary qualifies.</w:delText>
        </w:r>
      </w:del>
    </w:p>
    <w:p w14:paraId="5A54010C" w14:textId="77777777" w:rsidR="00E1078B" w:rsidRPr="007971E2" w:rsidRDefault="00C95C31" w:rsidP="00E1078B">
      <w:pPr>
        <w:pStyle w:val="ListParagraph"/>
        <w:numPr>
          <w:ilvl w:val="2"/>
          <w:numId w:val="10"/>
        </w:numPr>
        <w:spacing w:line="276" w:lineRule="auto"/>
        <w:rPr>
          <w:del w:id="260" w:author="Robert Vlasnik" w:date="2026-09-28T12:19:00Z" w16du:dateUtc="2026-09-28T17:19:00Z"/>
          <w:rFonts w:ascii="Times New Roman" w:hAnsi="Times New Roman" w:cs="Times New Roman"/>
          <w:sz w:val="24"/>
          <w:szCs w:val="24"/>
        </w:rPr>
      </w:pPr>
      <w:del w:id="261" w:author="Robert Vlasnik" w:date="2026-09-28T12:19:00Z" w16du:dateUtc="2026-09-28T17:19:00Z">
        <w:r w:rsidRPr="007971E2">
          <w:rPr>
            <w:rFonts w:ascii="Times New Roman" w:hAnsi="Times New Roman" w:cs="Times New Roman"/>
            <w:b/>
            <w:sz w:val="24"/>
            <w:szCs w:val="24"/>
          </w:rPr>
          <w:delText>If no</w:delText>
        </w:r>
        <w:r w:rsidRPr="007971E2">
          <w:rPr>
            <w:rFonts w:ascii="Times New Roman" w:hAnsi="Times New Roman" w:cs="Times New Roman"/>
            <w:sz w:val="24"/>
            <w:szCs w:val="24"/>
          </w:rPr>
          <w:delText>:</w:delText>
        </w:r>
        <w:r w:rsidR="00E1078B" w:rsidRPr="007971E2">
          <w:rPr>
            <w:rFonts w:ascii="Times New Roman" w:hAnsi="Times New Roman" w:cs="Times New Roman"/>
            <w:sz w:val="24"/>
            <w:szCs w:val="24"/>
          </w:rPr>
          <w:delText xml:space="preserve"> continue with the call.</w:delText>
        </w:r>
      </w:del>
    </w:p>
    <w:p w14:paraId="58CE5A3D" w14:textId="2236ACB1" w:rsidR="0050113A" w:rsidRPr="00254FB5" w:rsidRDefault="0050113A" w:rsidP="0050113A">
      <w:pPr>
        <w:pStyle w:val="ListParagraph"/>
        <w:numPr>
          <w:ilvl w:val="1"/>
          <w:numId w:val="10"/>
        </w:numPr>
        <w:spacing w:line="276" w:lineRule="auto"/>
        <w:rPr>
          <w:ins w:id="262" w:author="Robert Vlasnik" w:date="2026-09-28T12:19:00Z" w16du:dateUtc="2026-09-28T17:19:00Z"/>
          <w:rFonts w:ascii="Times New Roman" w:hAnsi="Times New Roman" w:cs="Times New Roman"/>
          <w:sz w:val="24"/>
          <w:szCs w:val="24"/>
        </w:rPr>
      </w:pPr>
      <w:ins w:id="263" w:author="Robert Vlasnik" w:date="2026-09-28T12:19:00Z" w16du:dateUtc="2026-09-28T17:19:00Z">
        <w:r w:rsidRPr="00254FB5">
          <w:rPr>
            <w:rFonts w:ascii="Times New Roman" w:hAnsi="Times New Roman" w:cs="Times New Roman"/>
            <w:sz w:val="24"/>
            <w:szCs w:val="24"/>
          </w:rPr>
          <w:t>Continue to Section 5</w:t>
        </w:r>
      </w:ins>
    </w:p>
    <w:p w14:paraId="63B91F72" w14:textId="77777777" w:rsidR="00E1078B" w:rsidRPr="007971E2" w:rsidRDefault="00E1078B" w:rsidP="00E1078B">
      <w:pPr>
        <w:pStyle w:val="ListParagraph"/>
        <w:spacing w:line="276" w:lineRule="auto"/>
        <w:rPr>
          <w:rFonts w:ascii="Times New Roman" w:hAnsi="Times New Roman" w:cs="Times New Roman"/>
          <w:sz w:val="24"/>
          <w:szCs w:val="24"/>
        </w:rPr>
      </w:pPr>
    </w:p>
    <w:p w14:paraId="4FF83C71" w14:textId="77777777" w:rsidR="00E1078B" w:rsidRPr="007971E2" w:rsidRDefault="00E1078B" w:rsidP="00297AFD">
      <w:pPr>
        <w:pStyle w:val="ListParagraph"/>
        <w:numPr>
          <w:ilvl w:val="0"/>
          <w:numId w:val="10"/>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NOT during AEP, state</w:t>
      </w:r>
      <w:r w:rsidRPr="007971E2">
        <w:rPr>
          <w:rFonts w:ascii="Times New Roman" w:hAnsi="Times New Roman" w:cs="Times New Roman"/>
          <w:sz w:val="24"/>
          <w:szCs w:val="24"/>
        </w:rPr>
        <w:t>: “</w:t>
      </w:r>
      <w:r w:rsidRPr="007971E2">
        <w:rPr>
          <w:rFonts w:ascii="Times New Roman" w:hAnsi="Times New Roman" w:cs="Times New Roman"/>
          <w:i/>
          <w:sz w:val="24"/>
          <w:szCs w:val="24"/>
        </w:rPr>
        <w:t>Since we are currently outside the Medicare Advantage &amp; Prescription Drug Plan Annual Enrollment Period, which run from October 15th to December 7th and the Open Enrollment Period from January 1st to March 31st each year, you will need to have a Special Election Period (SEP) in order to qualify for a Medicare Advantage or Prescription Drug Plan. There are several election periods for which you may qualify, based on your circumstances. I want to ask a few questions to determine if you are eligible to enroll today, ok?”</w:t>
      </w:r>
      <w:r w:rsidRPr="007971E2">
        <w:rPr>
          <w:rFonts w:ascii="Times New Roman" w:hAnsi="Times New Roman" w:cs="Times New Roman"/>
          <w:sz w:val="24"/>
          <w:szCs w:val="24"/>
        </w:rPr>
        <w:t xml:space="preserve"> (Refer to Medicare Managed Care Manual Chapter 2 - Medicare Advantage Enrollment and Disenrollment, Section 30.4 - Special Election Period (SEP)) </w:t>
      </w:r>
    </w:p>
    <w:p w14:paraId="0133A7B3" w14:textId="77777777" w:rsidR="00E1078B" w:rsidRPr="007971E2" w:rsidRDefault="00E1078B" w:rsidP="00E1078B">
      <w:pPr>
        <w:pStyle w:val="ListParagraph"/>
        <w:spacing w:line="276" w:lineRule="auto"/>
        <w:rPr>
          <w:rFonts w:ascii="Times New Roman" w:hAnsi="Times New Roman" w:cs="Times New Roman"/>
          <w:sz w:val="24"/>
          <w:szCs w:val="24"/>
        </w:rPr>
      </w:pPr>
    </w:p>
    <w:p w14:paraId="35B5400A" w14:textId="77777777" w:rsidR="00E1078B" w:rsidRPr="007971E2" w:rsidRDefault="00E1078B" w:rsidP="00297AFD">
      <w:pPr>
        <w:pStyle w:val="ListParagraph"/>
        <w:numPr>
          <w:ilvl w:val="0"/>
          <w:numId w:val="10"/>
        </w:numPr>
        <w:spacing w:line="276" w:lineRule="auto"/>
        <w:rPr>
          <w:rFonts w:ascii="Times New Roman" w:hAnsi="Times New Roman" w:cs="Times New Roman"/>
          <w:b/>
          <w:sz w:val="24"/>
          <w:szCs w:val="24"/>
        </w:rPr>
      </w:pPr>
      <w:r w:rsidRPr="007971E2">
        <w:rPr>
          <w:rFonts w:ascii="Times New Roman" w:hAnsi="Times New Roman" w:cs="Times New Roman"/>
          <w:sz w:val="24"/>
          <w:szCs w:val="24"/>
        </w:rPr>
        <w:t xml:space="preserve">Does the caller qualify for an election period now? </w:t>
      </w:r>
      <w:r w:rsidRPr="007971E2">
        <w:rPr>
          <w:rFonts w:ascii="Times New Roman" w:hAnsi="Times New Roman" w:cs="Times New Roman"/>
          <w:b/>
          <w:sz w:val="24"/>
          <w:szCs w:val="24"/>
        </w:rPr>
        <w:t xml:space="preserve">Ask the following questions until you receive a “Yes” response. Once you receive a “Yes”, educate the caller about the relevant SEP, for example if SEP MOV, advise you have one month before and two months after to complete your enrollment. Then continue. </w:t>
      </w:r>
    </w:p>
    <w:p w14:paraId="05669A73" w14:textId="77777777" w:rsidR="00E1078B" w:rsidRPr="007971E2" w:rsidRDefault="00E1078B"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i/>
          <w:sz w:val="24"/>
          <w:szCs w:val="24"/>
        </w:rPr>
        <w:t>“</w:t>
      </w:r>
      <w:r w:rsidRPr="007971E2">
        <w:rPr>
          <w:rFonts w:ascii="Times New Roman" w:hAnsi="Times New Roman" w:cs="Times New Roman"/>
          <w:i/>
          <w:iCs/>
          <w:sz w:val="24"/>
          <w:szCs w:val="24"/>
        </w:rPr>
        <w:t>Are you new to Medicare</w:t>
      </w:r>
      <w:r w:rsidRPr="007971E2">
        <w:rPr>
          <w:rFonts w:ascii="Times New Roman" w:hAnsi="Times New Roman" w:cs="Times New Roman"/>
          <w:sz w:val="24"/>
          <w:szCs w:val="24"/>
        </w:rPr>
        <w:t>?” (ICEP-Initial Coverage Election Period)</w:t>
      </w:r>
    </w:p>
    <w:p w14:paraId="4C3FF269" w14:textId="77777777" w:rsidR="00E1078B" w:rsidRPr="007971E2" w:rsidRDefault="00E1078B"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Are you enrolled in a Medicare Advantage plan and want to make a change during the Medicare Advantage Open Enrollment Period (MA OEP)</w:t>
      </w:r>
      <w:r w:rsidRPr="007971E2">
        <w:rPr>
          <w:rFonts w:ascii="Times New Roman" w:hAnsi="Times New Roman" w:cs="Times New Roman"/>
          <w:sz w:val="24"/>
          <w:szCs w:val="24"/>
        </w:rPr>
        <w:t>?”</w:t>
      </w:r>
    </w:p>
    <w:p w14:paraId="4C438EAB" w14:textId="77777777" w:rsidR="00E1078B" w:rsidRPr="007971E2" w:rsidRDefault="00E1078B"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Have you recently moved outside of your plan’s service area, or have you moved, and this plan is a new option? If yes, what was the date</w:t>
      </w:r>
      <w:r w:rsidRPr="007971E2">
        <w:rPr>
          <w:rFonts w:ascii="Times New Roman" w:hAnsi="Times New Roman" w:cs="Times New Roman"/>
          <w:sz w:val="24"/>
          <w:szCs w:val="24"/>
        </w:rPr>
        <w:t>?”</w:t>
      </w:r>
    </w:p>
    <w:p w14:paraId="56C51EDF"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been released from incarceration? If yes, what was the date?”</w:t>
      </w:r>
    </w:p>
    <w:p w14:paraId="633E284D"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returned to the United States after living permanently outside of the United States? If yes, what was the date?”</w:t>
      </w:r>
    </w:p>
    <w:p w14:paraId="629D0343"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obtained lawful presence status in the United States? If yes, what date did you obtain this status?”</w:t>
      </w:r>
    </w:p>
    <w:p w14:paraId="3C9313C2"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had a change in your Medicaid (new to Medicaid, had a change in level of Medicaid assistance, or lost Medicaid)? If yes, what date was this change?”</w:t>
      </w:r>
    </w:p>
    <w:p w14:paraId="7169BAF6"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had a change in your Extra Help paying for Medicare prescription drug coverage (newly received Extra Help, had a change in the level of Extra Help, or lost Extra Help)? If yes, what date was this change?”</w:t>
      </w:r>
    </w:p>
    <w:p w14:paraId="00366622"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“Do you have both Medicare and Medicaid or is your state helping to pay for Medicare premiums or do you get Extra Help paying for your Medicare prescription drug coverage, but you haven’t had a change?”</w:t>
      </w:r>
    </w:p>
    <w:p w14:paraId="41F8D615" w14:textId="0841B774"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 xml:space="preserve">“Are you moving into, live in, or recently moved out of a </w:t>
      </w:r>
      <w:r w:rsidR="00E83161" w:rsidRPr="007971E2">
        <w:rPr>
          <w:rFonts w:ascii="Times New Roman" w:hAnsi="Times New Roman" w:cs="Times New Roman"/>
          <w:i/>
          <w:iCs/>
          <w:sz w:val="24"/>
          <w:szCs w:val="24"/>
        </w:rPr>
        <w:t>Long</w:t>
      </w:r>
      <w:del w:id="264" w:author="Robert Vlasnik" w:date="2026-09-28T12:19:00Z" w16du:dateUtc="2026-09-28T17:19:00Z">
        <w:r w:rsidRPr="007971E2">
          <w:rPr>
            <w:rFonts w:ascii="Times New Roman" w:hAnsi="Times New Roman" w:cs="Times New Roman"/>
            <w:i/>
            <w:iCs/>
            <w:sz w:val="24"/>
            <w:szCs w:val="24"/>
          </w:rPr>
          <w:delText xml:space="preserve"> </w:delText>
        </w:r>
      </w:del>
      <w:ins w:id="265" w:author="Robert Vlasnik" w:date="2026-09-28T12:19:00Z" w16du:dateUtc="2026-09-28T17:19:00Z">
        <w:r w:rsidR="00E83161" w:rsidRPr="007971E2">
          <w:rPr>
            <w:rFonts w:ascii="Times New Roman" w:hAnsi="Times New Roman" w:cs="Times New Roman"/>
            <w:i/>
            <w:iCs/>
            <w:sz w:val="24"/>
            <w:szCs w:val="24"/>
          </w:rPr>
          <w:t>-</w:t>
        </w:r>
      </w:ins>
      <w:r w:rsidR="00E83161" w:rsidRPr="007971E2">
        <w:rPr>
          <w:rFonts w:ascii="Times New Roman" w:hAnsi="Times New Roman" w:cs="Times New Roman"/>
          <w:i/>
          <w:iCs/>
          <w:sz w:val="24"/>
          <w:szCs w:val="24"/>
        </w:rPr>
        <w:t>Term</w:t>
      </w:r>
      <w:r w:rsidRPr="007971E2">
        <w:rPr>
          <w:rFonts w:ascii="Times New Roman" w:hAnsi="Times New Roman" w:cs="Times New Roman"/>
          <w:i/>
          <w:iCs/>
          <w:sz w:val="24"/>
          <w:szCs w:val="24"/>
        </w:rPr>
        <w:t xml:space="preserve"> Care Facility (example, nursing home)? If yes, as of what date?”</w:t>
      </w:r>
    </w:p>
    <w:p w14:paraId="0239B229"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left a Program of All-Inclusive Care for the Elderly (PACE)? If yes, when did you leave?”</w:t>
      </w:r>
    </w:p>
    <w:p w14:paraId="7A74782D"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involuntarily lost creditable prescription drug coverage (as good as Medicare’s)? If yes, what was the date?”</w:t>
      </w:r>
    </w:p>
    <w:p w14:paraId="613359C6"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lastRenderedPageBreak/>
        <w:t>“Are you losing or leaving coverage you had from an employer or union? If yes, what was the date?”</w:t>
      </w:r>
    </w:p>
    <w:p w14:paraId="0A07E26A" w14:textId="7DE6E676"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 xml:space="preserve">“Do you belong to </w:t>
      </w:r>
      <w:del w:id="266" w:author="Robert Vlasnik" w:date="2026-09-28T12:19:00Z" w16du:dateUtc="2026-09-28T17:19:00Z">
        <w:r w:rsidRPr="007971E2">
          <w:rPr>
            <w:rFonts w:ascii="Times New Roman" w:hAnsi="Times New Roman" w:cs="Times New Roman"/>
            <w:i/>
            <w:iCs/>
            <w:sz w:val="24"/>
            <w:szCs w:val="24"/>
          </w:rPr>
          <w:delText>a</w:delText>
        </w:r>
      </w:del>
      <w:ins w:id="267" w:author="Robert Vlasnik" w:date="2026-09-28T12:19:00Z" w16du:dateUtc="2026-09-28T17:19:00Z">
        <w:r w:rsidR="00E83161" w:rsidRPr="007971E2">
          <w:rPr>
            <w:rFonts w:ascii="Times New Roman" w:hAnsi="Times New Roman" w:cs="Times New Roman"/>
            <w:i/>
            <w:iCs/>
            <w:sz w:val="24"/>
            <w:szCs w:val="24"/>
          </w:rPr>
          <w:t>an</w:t>
        </w:r>
      </w:ins>
      <w:r w:rsidRPr="007971E2">
        <w:rPr>
          <w:rFonts w:ascii="Times New Roman" w:hAnsi="Times New Roman" w:cs="Times New Roman"/>
          <w:i/>
          <w:iCs/>
          <w:sz w:val="24"/>
          <w:szCs w:val="24"/>
        </w:rPr>
        <w:t xml:space="preserve"> assistance program provided by your state?”</w:t>
      </w:r>
    </w:p>
    <w:p w14:paraId="6B85BC0B" w14:textId="292E832A"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“Were you enrolled in a plan by Medicare (or your state</w:t>
      </w:r>
      <w:del w:id="268" w:author="Robert Vlasnik" w:date="2026-09-28T12:19:00Z" w16du:dateUtc="2026-09-28T17:19:00Z">
        <w:r w:rsidRPr="007971E2">
          <w:rPr>
            <w:rFonts w:ascii="Times New Roman" w:hAnsi="Times New Roman" w:cs="Times New Roman"/>
            <w:i/>
            <w:iCs/>
            <w:sz w:val="24"/>
            <w:szCs w:val="24"/>
          </w:rPr>
          <w:delText>)</w:delText>
        </w:r>
      </w:del>
      <w:ins w:id="269" w:author="Robert Vlasnik" w:date="2026-09-28T12:19:00Z" w16du:dateUtc="2026-09-28T17:19:00Z">
        <w:r w:rsidR="00417BB9" w:rsidRPr="007971E2">
          <w:rPr>
            <w:rFonts w:ascii="Times New Roman" w:hAnsi="Times New Roman" w:cs="Times New Roman"/>
            <w:i/>
            <w:iCs/>
            <w:sz w:val="24"/>
            <w:szCs w:val="24"/>
          </w:rPr>
          <w:t>),</w:t>
        </w:r>
      </w:ins>
      <w:r w:rsidRPr="007971E2">
        <w:rPr>
          <w:rFonts w:ascii="Times New Roman" w:hAnsi="Times New Roman" w:cs="Times New Roman"/>
          <w:i/>
          <w:iCs/>
          <w:sz w:val="24"/>
          <w:szCs w:val="24"/>
        </w:rPr>
        <w:t xml:space="preserve"> and you want to choose a different plan? If yes, what date did your enrollment in that plan start on?”</w:t>
      </w:r>
    </w:p>
    <w:p w14:paraId="048BF367"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“Is your plan ending its contract with Medicare or is Medicare ending its contract with your plan?”</w:t>
      </w:r>
    </w:p>
    <w:p w14:paraId="08055E35" w14:textId="3BEA2F78" w:rsidR="00E1078B" w:rsidRPr="00520909" w:rsidRDefault="00E1078B" w:rsidP="00297AFD">
      <w:pPr>
        <w:pStyle w:val="ListParagraph"/>
        <w:numPr>
          <w:ilvl w:val="1"/>
          <w:numId w:val="7"/>
        </w:numPr>
        <w:spacing w:line="276" w:lineRule="auto"/>
        <w:rPr>
          <w:rFonts w:ascii="Times New Roman" w:hAnsi="Times New Roman" w:cs="Times New Roman"/>
          <w:i/>
          <w:iCs/>
          <w:sz w:val="24"/>
          <w:szCs w:val="24"/>
        </w:rPr>
      </w:pPr>
      <w:r w:rsidRPr="00520909">
        <w:rPr>
          <w:rFonts w:ascii="Times New Roman" w:hAnsi="Times New Roman" w:cs="Times New Roman"/>
          <w:i/>
          <w:iCs/>
          <w:sz w:val="24"/>
          <w:szCs w:val="24"/>
        </w:rPr>
        <w:t>“</w:t>
      </w:r>
      <w:del w:id="270" w:author="Robert Vlasnik" w:date="2026-09-28T12:19:00Z" w16du:dateUtc="2026-09-28T17:19:00Z">
        <w:r w:rsidRPr="007971E2">
          <w:rPr>
            <w:rFonts w:ascii="Times New Roman" w:hAnsi="Times New Roman" w:cs="Times New Roman"/>
            <w:i/>
            <w:iCs/>
            <w:sz w:val="24"/>
            <w:szCs w:val="24"/>
          </w:rPr>
          <w:delText>I was</w:delText>
        </w:r>
      </w:del>
      <w:ins w:id="271" w:author="Robert Vlasnik" w:date="2026-09-28T12:19:00Z" w16du:dateUtc="2026-09-28T17:19:00Z">
        <w:r w:rsidR="00D05D47" w:rsidRPr="00520909">
          <w:rPr>
            <w:rFonts w:ascii="Times New Roman" w:hAnsi="Times New Roman" w:cs="Times New Roman"/>
            <w:i/>
            <w:iCs/>
            <w:sz w:val="24"/>
            <w:szCs w:val="24"/>
          </w:rPr>
          <w:t>We</w:t>
        </w:r>
        <w:r w:rsidR="00592E95" w:rsidRPr="00520909">
          <w:rPr>
            <w:rFonts w:ascii="Times New Roman" w:hAnsi="Times New Roman" w:cs="Times New Roman"/>
            <w:i/>
            <w:iCs/>
            <w:sz w:val="24"/>
            <w:szCs w:val="24"/>
          </w:rPr>
          <w:t>re you</w:t>
        </w:r>
      </w:ins>
      <w:r w:rsidR="00592E95" w:rsidRPr="00520909">
        <w:rPr>
          <w:rFonts w:ascii="Times New Roman" w:hAnsi="Times New Roman" w:cs="Times New Roman"/>
          <w:i/>
          <w:iCs/>
          <w:sz w:val="24"/>
          <w:szCs w:val="24"/>
        </w:rPr>
        <w:t xml:space="preserve"> </w:t>
      </w:r>
      <w:r w:rsidRPr="00520909">
        <w:rPr>
          <w:rFonts w:ascii="Times New Roman" w:hAnsi="Times New Roman" w:cs="Times New Roman"/>
          <w:i/>
          <w:iCs/>
          <w:sz w:val="24"/>
          <w:szCs w:val="24"/>
        </w:rPr>
        <w:t>affected by an emergency or major disaster (as declared by the Federal Emergency Management Agency (FEMA) or by a Federal, state or local government entity</w:t>
      </w:r>
      <w:del w:id="272" w:author="Robert Vlasnik" w:date="2026-09-28T12:19:00Z" w16du:dateUtc="2026-09-28T17:19:00Z">
        <w:r w:rsidRPr="007971E2">
          <w:rPr>
            <w:rFonts w:ascii="Times New Roman" w:hAnsi="Times New Roman" w:cs="Times New Roman"/>
            <w:i/>
            <w:iCs/>
            <w:sz w:val="24"/>
            <w:szCs w:val="24"/>
          </w:rPr>
          <w:delText>.  One of the other statements here applied to me, but</w:delText>
        </w:r>
      </w:del>
      <w:ins w:id="273" w:author="Robert Vlasnik" w:date="2026-09-28T12:19:00Z" w16du:dateUtc="2026-09-28T17:19:00Z">
        <w:r w:rsidR="00520909" w:rsidRPr="00520909">
          <w:rPr>
            <w:rFonts w:ascii="Times New Roman" w:hAnsi="Times New Roman" w:cs="Times New Roman"/>
            <w:i/>
            <w:iCs/>
            <w:sz w:val="24"/>
            <w:szCs w:val="24"/>
          </w:rPr>
          <w:t xml:space="preserve"> </w:t>
        </w:r>
        <w:r w:rsidR="000D715E" w:rsidRPr="00520909">
          <w:rPr>
            <w:rFonts w:ascii="Times New Roman" w:hAnsi="Times New Roman" w:cs="Times New Roman"/>
            <w:i/>
            <w:iCs/>
            <w:sz w:val="24"/>
            <w:szCs w:val="24"/>
          </w:rPr>
          <w:t>a</w:t>
        </w:r>
        <w:r w:rsidR="00D20772" w:rsidRPr="00520909">
          <w:rPr>
            <w:rFonts w:ascii="Times New Roman" w:hAnsi="Times New Roman" w:cs="Times New Roman"/>
            <w:i/>
            <w:iCs/>
            <w:sz w:val="24"/>
            <w:szCs w:val="24"/>
          </w:rPr>
          <w:t>nd</w:t>
        </w:r>
      </w:ins>
      <w:r w:rsidR="00D20772" w:rsidRPr="00520909">
        <w:rPr>
          <w:rFonts w:ascii="Times New Roman" w:hAnsi="Times New Roman" w:cs="Times New Roman"/>
          <w:i/>
          <w:iCs/>
          <w:sz w:val="24"/>
          <w:szCs w:val="24"/>
        </w:rPr>
        <w:t xml:space="preserve"> I</w:t>
      </w:r>
      <w:r w:rsidRPr="00520909">
        <w:rPr>
          <w:rFonts w:ascii="Times New Roman" w:hAnsi="Times New Roman" w:cs="Times New Roman"/>
          <w:i/>
          <w:iCs/>
          <w:sz w:val="24"/>
          <w:szCs w:val="24"/>
        </w:rPr>
        <w:t xml:space="preserve"> was unable to make my enrollment request because of the disaster.”</w:t>
      </w:r>
    </w:p>
    <w:p w14:paraId="50FBDC0A" w14:textId="375E2F2E" w:rsidR="00E1078B" w:rsidRPr="00520909" w:rsidRDefault="00E1078B" w:rsidP="00297AFD">
      <w:pPr>
        <w:pStyle w:val="ListParagraph"/>
        <w:numPr>
          <w:ilvl w:val="1"/>
          <w:numId w:val="7"/>
        </w:numPr>
        <w:spacing w:line="276" w:lineRule="auto"/>
        <w:rPr>
          <w:rFonts w:ascii="Times New Roman" w:hAnsi="Times New Roman" w:cs="Times New Roman"/>
          <w:i/>
          <w:iCs/>
          <w:sz w:val="24"/>
          <w:szCs w:val="24"/>
        </w:rPr>
      </w:pPr>
      <w:r w:rsidRPr="00520909">
        <w:rPr>
          <w:rFonts w:ascii="Times New Roman" w:hAnsi="Times New Roman" w:cs="Times New Roman"/>
          <w:i/>
          <w:iCs/>
          <w:sz w:val="24"/>
          <w:szCs w:val="24"/>
        </w:rPr>
        <w:t>“</w:t>
      </w:r>
      <w:del w:id="274" w:author="Robert Vlasnik" w:date="2026-09-28T12:19:00Z" w16du:dateUtc="2026-09-28T17:19:00Z">
        <w:r w:rsidRPr="007971E2">
          <w:rPr>
            <w:rFonts w:ascii="Times New Roman" w:hAnsi="Times New Roman" w:cs="Times New Roman"/>
            <w:i/>
            <w:iCs/>
            <w:sz w:val="24"/>
            <w:szCs w:val="24"/>
          </w:rPr>
          <w:delText>I’m</w:delText>
        </w:r>
      </w:del>
      <w:ins w:id="275" w:author="Robert Vlasnik" w:date="2026-09-28T12:19:00Z" w16du:dateUtc="2026-09-28T17:19:00Z">
        <w:r w:rsidR="00592E95" w:rsidRPr="00520909">
          <w:rPr>
            <w:rFonts w:ascii="Times New Roman" w:hAnsi="Times New Roman" w:cs="Times New Roman"/>
            <w:i/>
            <w:iCs/>
            <w:sz w:val="24"/>
            <w:szCs w:val="24"/>
          </w:rPr>
          <w:t>Are you</w:t>
        </w:r>
      </w:ins>
      <w:r w:rsidR="00592E95" w:rsidRPr="00520909">
        <w:rPr>
          <w:rFonts w:ascii="Times New Roman" w:hAnsi="Times New Roman" w:cs="Times New Roman"/>
          <w:i/>
          <w:iCs/>
          <w:sz w:val="24"/>
          <w:szCs w:val="24"/>
        </w:rPr>
        <w:t xml:space="preserve"> </w:t>
      </w:r>
      <w:r w:rsidRPr="00520909">
        <w:rPr>
          <w:rFonts w:ascii="Times New Roman" w:hAnsi="Times New Roman" w:cs="Times New Roman"/>
          <w:i/>
          <w:iCs/>
          <w:sz w:val="24"/>
          <w:szCs w:val="24"/>
        </w:rPr>
        <w:t>in a plan that’s had a star rating of less than 3 stars for the last 3 years</w:t>
      </w:r>
      <w:del w:id="276" w:author="Robert Vlasnik" w:date="2026-09-28T12:19:00Z" w16du:dateUtc="2026-09-28T17:19:00Z">
        <w:r w:rsidRPr="007971E2">
          <w:rPr>
            <w:rFonts w:ascii="Times New Roman" w:hAnsi="Times New Roman" w:cs="Times New Roman"/>
            <w:i/>
            <w:iCs/>
            <w:sz w:val="24"/>
            <w:szCs w:val="24"/>
          </w:rPr>
          <w:delText>. I want to join a plan with a star rating of 3 stars or higher</w:delText>
        </w:r>
      </w:del>
      <w:r w:rsidRPr="00520909">
        <w:rPr>
          <w:rFonts w:ascii="Times New Roman" w:hAnsi="Times New Roman" w:cs="Times New Roman"/>
          <w:i/>
          <w:iCs/>
          <w:sz w:val="24"/>
          <w:szCs w:val="24"/>
        </w:rPr>
        <w:t xml:space="preserve">.” </w:t>
      </w:r>
    </w:p>
    <w:p w14:paraId="69353BBB" w14:textId="784D440C"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520909">
        <w:rPr>
          <w:rFonts w:ascii="Times New Roman" w:hAnsi="Times New Roman" w:cs="Times New Roman"/>
          <w:i/>
          <w:iCs/>
          <w:sz w:val="24"/>
          <w:szCs w:val="24"/>
        </w:rPr>
        <w:t>“</w:t>
      </w:r>
      <w:del w:id="277" w:author="Robert Vlasnik" w:date="2026-09-28T12:19:00Z" w16du:dateUtc="2026-09-28T17:19:00Z">
        <w:r w:rsidRPr="007971E2">
          <w:rPr>
            <w:rFonts w:ascii="Times New Roman" w:hAnsi="Times New Roman" w:cs="Times New Roman"/>
            <w:i/>
            <w:iCs/>
            <w:sz w:val="24"/>
            <w:szCs w:val="24"/>
          </w:rPr>
          <w:delText>I’m</w:delText>
        </w:r>
      </w:del>
      <w:ins w:id="278" w:author="Robert Vlasnik" w:date="2026-09-28T12:19:00Z" w16du:dateUtc="2026-09-28T17:19:00Z">
        <w:r w:rsidR="00310607" w:rsidRPr="00520909">
          <w:rPr>
            <w:rFonts w:ascii="Times New Roman" w:hAnsi="Times New Roman" w:cs="Times New Roman"/>
            <w:i/>
            <w:iCs/>
            <w:sz w:val="24"/>
            <w:szCs w:val="24"/>
          </w:rPr>
          <w:t xml:space="preserve">Are </w:t>
        </w:r>
        <w:r w:rsidR="00592E95" w:rsidRPr="00520909">
          <w:rPr>
            <w:rFonts w:ascii="Times New Roman" w:hAnsi="Times New Roman" w:cs="Times New Roman"/>
            <w:i/>
            <w:iCs/>
            <w:sz w:val="24"/>
            <w:szCs w:val="24"/>
          </w:rPr>
          <w:t>you</w:t>
        </w:r>
      </w:ins>
      <w:r w:rsidR="00592E95" w:rsidRPr="00520909">
        <w:rPr>
          <w:rFonts w:ascii="Times New Roman" w:hAnsi="Times New Roman" w:cs="Times New Roman"/>
          <w:i/>
          <w:iCs/>
          <w:sz w:val="24"/>
          <w:szCs w:val="24"/>
        </w:rPr>
        <w:t xml:space="preserve"> </w:t>
      </w:r>
      <w:r w:rsidRPr="00520909">
        <w:rPr>
          <w:rFonts w:ascii="Times New Roman" w:hAnsi="Times New Roman" w:cs="Times New Roman"/>
          <w:i/>
          <w:iCs/>
          <w:sz w:val="24"/>
          <w:szCs w:val="24"/>
        </w:rPr>
        <w:t>in a plan that was recently taken over by the state because of financial issues</w:t>
      </w:r>
      <w:del w:id="279" w:author="Robert Vlasnik" w:date="2026-09-28T12:19:00Z" w16du:dateUtc="2026-09-28T17:19:00Z">
        <w:r w:rsidRPr="007971E2">
          <w:rPr>
            <w:rFonts w:ascii="Times New Roman" w:hAnsi="Times New Roman" w:cs="Times New Roman"/>
            <w:i/>
            <w:iCs/>
            <w:sz w:val="24"/>
            <w:szCs w:val="24"/>
          </w:rPr>
          <w:delText>. I want to switch to another plan</w:delText>
        </w:r>
      </w:del>
      <w:r w:rsidRPr="00520909">
        <w:rPr>
          <w:rFonts w:ascii="Times New Roman" w:hAnsi="Times New Roman" w:cs="Times New Roman"/>
          <w:i/>
          <w:iCs/>
          <w:sz w:val="24"/>
          <w:szCs w:val="24"/>
        </w:rPr>
        <w:t>.”</w:t>
      </w:r>
    </w:p>
    <w:p w14:paraId="3A415571"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“Were you enrolled in a Special Needs Plan but have lost the Special Needs qualification requirement to be in that plan? If yes, when?”</w:t>
      </w:r>
    </w:p>
    <w:p w14:paraId="7777A817" w14:textId="77777777" w:rsidR="00E1078B"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“If none of these statements applies to you, is there another reason you believe you may be eligible to enroll?”</w:t>
      </w:r>
    </w:p>
    <w:p w14:paraId="4889E38F" w14:textId="77777777" w:rsidR="007520C7" w:rsidRPr="00EE7714" w:rsidRDefault="007520C7" w:rsidP="007520C7">
      <w:pPr>
        <w:pStyle w:val="ListParagraph"/>
        <w:numPr>
          <w:ilvl w:val="1"/>
          <w:numId w:val="7"/>
        </w:numPr>
        <w:spacing w:line="276" w:lineRule="auto"/>
        <w:rPr>
          <w:ins w:id="280" w:author="Robert Vlasnik" w:date="2026-09-28T12:19:00Z" w16du:dateUtc="2026-09-28T17:19:00Z"/>
          <w:rFonts w:ascii="Times New Roman" w:hAnsi="Times New Roman" w:cs="Times New Roman"/>
          <w:i/>
          <w:iCs/>
          <w:sz w:val="24"/>
          <w:szCs w:val="24"/>
        </w:rPr>
      </w:pPr>
      <w:ins w:id="281" w:author="Robert Vlasnik" w:date="2026-09-28T12:19:00Z" w16du:dateUtc="2026-09-28T17:19:00Z">
        <w:r>
          <w:rPr>
            <w:rFonts w:ascii="Times New Roman" w:hAnsi="Times New Roman" w:cs="Times New Roman"/>
            <w:i/>
            <w:iCs/>
            <w:sz w:val="24"/>
            <w:szCs w:val="24"/>
          </w:rPr>
          <w:t>“</w:t>
        </w:r>
        <w:r w:rsidRPr="00EE7714">
          <w:rPr>
            <w:rFonts w:ascii="Times New Roman" w:hAnsi="Times New Roman" w:cs="Times New Roman"/>
            <w:i/>
            <w:iCs/>
            <w:sz w:val="24"/>
            <w:szCs w:val="24"/>
          </w:rPr>
          <w:t>Would you like to enroll in a Medicare plan with an overall 5-star quality rating?</w:t>
        </w:r>
        <w:r>
          <w:rPr>
            <w:rFonts w:ascii="Times New Roman" w:hAnsi="Times New Roman" w:cs="Times New Roman"/>
            <w:i/>
            <w:iCs/>
            <w:sz w:val="24"/>
            <w:szCs w:val="24"/>
          </w:rPr>
          <w:t>”</w:t>
        </w:r>
      </w:ins>
    </w:p>
    <w:p w14:paraId="6CEBC335" w14:textId="77777777" w:rsidR="007520C7" w:rsidRPr="00EE7714" w:rsidRDefault="007520C7" w:rsidP="007520C7">
      <w:pPr>
        <w:pStyle w:val="ListParagraph"/>
        <w:numPr>
          <w:ilvl w:val="1"/>
          <w:numId w:val="7"/>
        </w:numPr>
        <w:spacing w:before="100" w:beforeAutospacing="1" w:after="100" w:afterAutospacing="1" w:line="240" w:lineRule="auto"/>
        <w:rPr>
          <w:ins w:id="282" w:author="Robert Vlasnik" w:date="2026-09-28T12:19:00Z" w16du:dateUtc="2026-09-28T17:19:00Z"/>
          <w:rFonts w:ascii="Times New Roman" w:eastAsia="Times New Roman" w:hAnsi="Times New Roman" w:cs="Times New Roman"/>
          <w:i/>
          <w:iCs/>
          <w:sz w:val="24"/>
          <w:szCs w:val="24"/>
        </w:rPr>
      </w:pPr>
      <w:ins w:id="283" w:author="Robert Vlasnik" w:date="2026-09-28T12:19:00Z" w16du:dateUtc="2026-09-28T17:19:00Z">
        <w:r w:rsidRPr="00EE7714">
          <w:rPr>
            <w:rFonts w:ascii="Times New Roman" w:eastAsia="Times New Roman" w:hAnsi="Times New Roman" w:cs="Times New Roman"/>
            <w:i/>
            <w:iCs/>
            <w:sz w:val="24"/>
            <w:szCs w:val="24"/>
          </w:rPr>
          <w:t>“Were you recently notified that your Medicare entitlement was approved retroactively?”</w:t>
        </w:r>
      </w:ins>
    </w:p>
    <w:p w14:paraId="2BACB56D" w14:textId="77777777" w:rsidR="007520C7" w:rsidRPr="00EE7714" w:rsidRDefault="007520C7" w:rsidP="007520C7">
      <w:pPr>
        <w:pStyle w:val="ListParagraph"/>
        <w:numPr>
          <w:ilvl w:val="1"/>
          <w:numId w:val="7"/>
        </w:numPr>
        <w:spacing w:before="100" w:beforeAutospacing="1" w:after="100" w:afterAutospacing="1" w:line="240" w:lineRule="auto"/>
        <w:rPr>
          <w:ins w:id="284" w:author="Robert Vlasnik" w:date="2026-09-28T12:19:00Z" w16du:dateUtc="2026-09-28T17:19:00Z"/>
          <w:rFonts w:ascii="Times New Roman" w:eastAsia="Times New Roman" w:hAnsi="Times New Roman" w:cs="Times New Roman"/>
          <w:i/>
          <w:iCs/>
          <w:sz w:val="24"/>
          <w:szCs w:val="24"/>
        </w:rPr>
      </w:pPr>
      <w:ins w:id="285" w:author="Robert Vlasnik" w:date="2026-09-28T12:19:00Z" w16du:dateUtc="2026-09-28T17:19:00Z">
        <w:r w:rsidRPr="00EE7714">
          <w:rPr>
            <w:rFonts w:ascii="Times New Roman" w:eastAsia="Times New Roman" w:hAnsi="Times New Roman" w:cs="Times New Roman"/>
            <w:i/>
            <w:iCs/>
            <w:sz w:val="24"/>
            <w:szCs w:val="24"/>
          </w:rPr>
          <w:t>“Did you request Medicare information in an accessible format and receive it too late to make your enrollment decision?”</w:t>
        </w:r>
      </w:ins>
    </w:p>
    <w:p w14:paraId="1BB8E31A" w14:textId="77777777" w:rsidR="007520C7" w:rsidRPr="00EE7714" w:rsidRDefault="007520C7" w:rsidP="007520C7">
      <w:pPr>
        <w:pStyle w:val="ListParagraph"/>
        <w:numPr>
          <w:ilvl w:val="1"/>
          <w:numId w:val="7"/>
        </w:numPr>
        <w:spacing w:line="276" w:lineRule="auto"/>
        <w:rPr>
          <w:ins w:id="286" w:author="Robert Vlasnik" w:date="2026-09-28T12:19:00Z" w16du:dateUtc="2026-09-28T17:19:00Z"/>
          <w:rFonts w:ascii="Times New Roman" w:hAnsi="Times New Roman" w:cs="Times New Roman"/>
          <w:i/>
          <w:iCs/>
          <w:sz w:val="24"/>
          <w:szCs w:val="24"/>
        </w:rPr>
      </w:pPr>
      <w:ins w:id="287" w:author="Robert Vlasnik" w:date="2026-09-28T12:19:00Z" w16du:dateUtc="2026-09-28T17:19:00Z">
        <w:r w:rsidRPr="00EE7714">
          <w:rPr>
            <w:rFonts w:ascii="Times New Roman" w:hAnsi="Times New Roman" w:cs="Times New Roman"/>
            <w:i/>
            <w:iCs/>
            <w:sz w:val="24"/>
            <w:szCs w:val="24"/>
          </w:rPr>
          <w:t>“Are eligible or are found ineligible to enroll in a C-SNP?”</w:t>
        </w:r>
      </w:ins>
    </w:p>
    <w:p w14:paraId="404C41EC" w14:textId="30988F84" w:rsidR="007520C7" w:rsidRPr="007520C7" w:rsidRDefault="007520C7" w:rsidP="007520C7">
      <w:pPr>
        <w:pStyle w:val="ListParagraph"/>
        <w:numPr>
          <w:ilvl w:val="1"/>
          <w:numId w:val="7"/>
        </w:numPr>
        <w:spacing w:line="276" w:lineRule="auto"/>
        <w:rPr>
          <w:ins w:id="288" w:author="Robert Vlasnik" w:date="2026-09-28T12:19:00Z" w16du:dateUtc="2026-09-28T17:19:00Z"/>
          <w:rFonts w:ascii="Times New Roman" w:hAnsi="Times New Roman" w:cs="Times New Roman"/>
          <w:i/>
          <w:iCs/>
          <w:sz w:val="24"/>
          <w:szCs w:val="24"/>
        </w:rPr>
      </w:pPr>
      <w:ins w:id="289" w:author="Robert Vlasnik" w:date="2026-09-28T12:19:00Z" w16du:dateUtc="2026-09-28T17:19:00Z">
        <w:r w:rsidRPr="00EE7714">
          <w:rPr>
            <w:rFonts w:ascii="Times New Roman" w:hAnsi="Times New Roman" w:cs="Times New Roman"/>
            <w:i/>
            <w:iCs/>
            <w:sz w:val="24"/>
            <w:szCs w:val="24"/>
          </w:rPr>
          <w:t>“Are enrolling in a FIDE SNP, HIDE SNP, or AIP?”</w:t>
        </w:r>
      </w:ins>
    </w:p>
    <w:p w14:paraId="4478649B" w14:textId="77777777" w:rsidR="00E1078B" w:rsidRPr="007971E2" w:rsidRDefault="00E1078B" w:rsidP="00297AFD">
      <w:pPr>
        <w:pStyle w:val="ListParagraph"/>
        <w:numPr>
          <w:ilvl w:val="0"/>
          <w:numId w:val="10"/>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SEP is determined, state:</w:t>
      </w:r>
      <w:r w:rsidRPr="007971E2">
        <w:rPr>
          <w:rFonts w:ascii="Times New Roman" w:hAnsi="Times New Roman" w:cs="Times New Roman"/>
          <w:sz w:val="24"/>
          <w:szCs w:val="24"/>
        </w:rPr>
        <w:t xml:space="preserve"> “</w:t>
      </w:r>
      <w:r w:rsidRPr="007971E2">
        <w:rPr>
          <w:rFonts w:ascii="Times New Roman" w:hAnsi="Times New Roman" w:cs="Times New Roman"/>
          <w:i/>
          <w:iCs/>
          <w:sz w:val="24"/>
          <w:szCs w:val="24"/>
        </w:rPr>
        <w:t>Based on the information you’ve provided, it appears you do qualify for an election period to enroll now</w:t>
      </w:r>
      <w:r w:rsidRPr="007971E2">
        <w:rPr>
          <w:rFonts w:ascii="Times New Roman" w:hAnsi="Times New Roman" w:cs="Times New Roman"/>
          <w:sz w:val="24"/>
          <w:szCs w:val="24"/>
        </w:rPr>
        <w:t>.”</w:t>
      </w:r>
    </w:p>
    <w:p w14:paraId="59B857AA" w14:textId="77777777" w:rsidR="00E1078B" w:rsidRPr="007971E2" w:rsidRDefault="00E1078B" w:rsidP="00297AFD">
      <w:pPr>
        <w:pStyle w:val="ListParagraph"/>
        <w:numPr>
          <w:ilvl w:val="1"/>
          <w:numId w:val="10"/>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 Continue with the call.</w:t>
      </w:r>
    </w:p>
    <w:p w14:paraId="1007E7EE" w14:textId="77777777" w:rsidR="00E1078B" w:rsidRPr="007971E2" w:rsidRDefault="00E1078B" w:rsidP="00297AFD">
      <w:pPr>
        <w:pStyle w:val="ListParagraph"/>
        <w:numPr>
          <w:ilvl w:val="0"/>
          <w:numId w:val="10"/>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SEP is NOT determined, state:</w:t>
      </w:r>
      <w:r w:rsidRPr="007971E2">
        <w:rPr>
          <w:rFonts w:ascii="Times New Roman" w:hAnsi="Times New Roman" w:cs="Times New Roman"/>
          <w:sz w:val="24"/>
          <w:szCs w:val="24"/>
        </w:rPr>
        <w:t xml:space="preserve"> “</w:t>
      </w:r>
      <w:r w:rsidRPr="007971E2">
        <w:rPr>
          <w:rFonts w:ascii="Times New Roman" w:hAnsi="Times New Roman" w:cs="Times New Roman"/>
          <w:i/>
          <w:iCs/>
          <w:sz w:val="24"/>
          <w:szCs w:val="24"/>
        </w:rPr>
        <w:t xml:space="preserve">I’m sorry but </w:t>
      </w:r>
      <w:proofErr w:type="gramStart"/>
      <w:r w:rsidRPr="007971E2">
        <w:rPr>
          <w:rFonts w:ascii="Times New Roman" w:hAnsi="Times New Roman" w:cs="Times New Roman"/>
          <w:i/>
          <w:iCs/>
          <w:sz w:val="24"/>
          <w:szCs w:val="24"/>
        </w:rPr>
        <w:t>at this time</w:t>
      </w:r>
      <w:proofErr w:type="gramEnd"/>
      <w:r w:rsidRPr="007971E2">
        <w:rPr>
          <w:rFonts w:ascii="Times New Roman" w:hAnsi="Times New Roman" w:cs="Times New Roman"/>
          <w:i/>
          <w:iCs/>
          <w:sz w:val="24"/>
          <w:szCs w:val="24"/>
        </w:rPr>
        <w:t xml:space="preserve"> it does not appear that you qualify for a special election period to enroll in a plan now. The Annual Enrollment Period is from October 15 through December 7 when you can change plans</w:t>
      </w:r>
      <w:r w:rsidRPr="007971E2">
        <w:rPr>
          <w:rFonts w:ascii="Times New Roman" w:hAnsi="Times New Roman" w:cs="Times New Roman"/>
          <w:sz w:val="24"/>
          <w:szCs w:val="24"/>
        </w:rPr>
        <w:t>.</w:t>
      </w:r>
      <w:r w:rsidRPr="007971E2">
        <w:rPr>
          <w:rFonts w:ascii="Times New Roman" w:hAnsi="Times New Roman" w:cs="Times New Roman"/>
          <w:i/>
          <w:iCs/>
          <w:sz w:val="24"/>
          <w:szCs w:val="24"/>
        </w:rPr>
        <w:t xml:space="preserve"> Please feel free to contact us once the Annual Enrollment Period begins.</w:t>
      </w:r>
      <w:r w:rsidRPr="007971E2">
        <w:rPr>
          <w:rFonts w:ascii="Times New Roman" w:hAnsi="Times New Roman" w:cs="Times New Roman"/>
          <w:sz w:val="24"/>
          <w:szCs w:val="24"/>
        </w:rPr>
        <w:t xml:space="preserve">” </w:t>
      </w:r>
    </w:p>
    <w:p w14:paraId="1A5960C4" w14:textId="47B0171C" w:rsidR="00E1078B" w:rsidRPr="007971E2" w:rsidRDefault="00C95C31" w:rsidP="00297AFD">
      <w:pPr>
        <w:pStyle w:val="ListParagraph"/>
        <w:numPr>
          <w:ilvl w:val="1"/>
          <w:numId w:val="10"/>
        </w:numPr>
        <w:spacing w:line="276" w:lineRule="auto"/>
        <w:rPr>
          <w:rFonts w:ascii="Times New Roman" w:hAnsi="Times New Roman" w:cs="Times New Roman"/>
          <w:b/>
          <w:sz w:val="24"/>
          <w:szCs w:val="24"/>
        </w:rPr>
      </w:pPr>
      <w:r w:rsidRPr="007971E2">
        <w:rPr>
          <w:rFonts w:ascii="Times New Roman" w:hAnsi="Times New Roman" w:cs="Times New Roman"/>
          <w:b/>
          <w:sz w:val="24"/>
          <w:szCs w:val="24"/>
        </w:rPr>
        <w:t xml:space="preserve">Go to Section </w:t>
      </w:r>
      <w:del w:id="290" w:author="Robert Vlasnik" w:date="2026-09-28T12:19:00Z" w16du:dateUtc="2026-09-28T17:19:00Z">
        <w:r w:rsidRPr="007971E2">
          <w:rPr>
            <w:rFonts w:ascii="Times New Roman" w:hAnsi="Times New Roman" w:cs="Times New Roman"/>
            <w:b/>
            <w:sz w:val="24"/>
            <w:szCs w:val="24"/>
          </w:rPr>
          <w:delText>9</w:delText>
        </w:r>
      </w:del>
      <w:ins w:id="291" w:author="Robert Vlasnik" w:date="2026-09-28T12:19:00Z" w16du:dateUtc="2026-09-28T17:19:00Z">
        <w:r w:rsidR="00F509F2">
          <w:rPr>
            <w:rFonts w:ascii="Times New Roman" w:hAnsi="Times New Roman" w:cs="Times New Roman"/>
            <w:b/>
            <w:sz w:val="24"/>
            <w:szCs w:val="24"/>
          </w:rPr>
          <w:t>8</w:t>
        </w:r>
      </w:ins>
      <w:r w:rsidRPr="007971E2">
        <w:rPr>
          <w:rFonts w:ascii="Times New Roman" w:hAnsi="Times New Roman" w:cs="Times New Roman"/>
          <w:b/>
          <w:sz w:val="24"/>
          <w:szCs w:val="24"/>
        </w:rPr>
        <w:t>: Closing the Call</w:t>
      </w:r>
      <w:r w:rsidR="00E1078B" w:rsidRPr="007971E2">
        <w:rPr>
          <w:rFonts w:ascii="Times New Roman" w:hAnsi="Times New Roman" w:cs="Times New Roman"/>
          <w:b/>
          <w:sz w:val="24"/>
          <w:szCs w:val="24"/>
        </w:rPr>
        <w:t xml:space="preserve">. </w:t>
      </w:r>
    </w:p>
    <w:p w14:paraId="71E207BB" w14:textId="77777777" w:rsidR="00E1078B" w:rsidRPr="007971E2" w:rsidRDefault="00E1078B" w:rsidP="00E1078B">
      <w:pPr>
        <w:pStyle w:val="ListParagraph"/>
        <w:spacing w:line="276" w:lineRule="auto"/>
        <w:rPr>
          <w:rFonts w:ascii="Times New Roman" w:hAnsi="Times New Roman" w:cs="Times New Roman"/>
          <w:i/>
          <w:iCs/>
          <w:sz w:val="24"/>
          <w:szCs w:val="24"/>
        </w:rPr>
      </w:pPr>
    </w:p>
    <w:p w14:paraId="074F8A8C" w14:textId="45FF2E01" w:rsidR="00E1078B" w:rsidRPr="00AA1441" w:rsidRDefault="00E1078B" w:rsidP="00297AFD">
      <w:pPr>
        <w:pStyle w:val="ListParagraph"/>
        <w:numPr>
          <w:ilvl w:val="0"/>
          <w:numId w:val="10"/>
        </w:numPr>
        <w:spacing w:line="276" w:lineRule="auto"/>
        <w:rPr>
          <w:rFonts w:ascii="Times New Roman" w:hAnsi="Times New Roman"/>
          <w:strike/>
          <w:color w:val="FF0000"/>
          <w:sz w:val="24"/>
        </w:rPr>
      </w:pPr>
      <w:r w:rsidRPr="007971E2">
        <w:rPr>
          <w:rFonts w:ascii="Times New Roman" w:hAnsi="Times New Roman" w:cs="Times New Roman"/>
          <w:b/>
          <w:bCs/>
          <w:sz w:val="24"/>
          <w:szCs w:val="24"/>
        </w:rPr>
        <w:t>Required Privacy disclaimer:</w:t>
      </w:r>
      <w:r w:rsidRPr="007971E2">
        <w:rPr>
          <w:rFonts w:ascii="Times New Roman" w:hAnsi="Times New Roman" w:cs="Times New Roman"/>
          <w:sz w:val="24"/>
          <w:szCs w:val="24"/>
        </w:rPr>
        <w:t xml:space="preserve"> “</w:t>
      </w:r>
      <w:r w:rsidRPr="007971E2">
        <w:rPr>
          <w:rFonts w:ascii="Times New Roman" w:hAnsi="Times New Roman" w:cs="Times New Roman"/>
          <w:i/>
          <w:iCs/>
          <w:sz w:val="24"/>
          <w:szCs w:val="24"/>
        </w:rPr>
        <w:t>Please be aware that you are not required to give any health-related information unless it will be used to determine your enrollment eligibility in the plan.  If you choose not to provide the health information that is necessary to determine enrollment eligibility, then you may not be able to enroll.”</w:t>
      </w:r>
      <w:r w:rsidR="00C95C31" w:rsidRPr="00AA1441">
        <w:rPr>
          <w:rFonts w:ascii="Times New Roman" w:hAnsi="Times New Roman"/>
          <w:strike/>
          <w:color w:val="FF0000"/>
          <w:sz w:val="24"/>
        </w:rPr>
        <w:t xml:space="preserve"> </w:t>
      </w:r>
      <w:del w:id="292" w:author="Robert Vlasnik" w:date="2026-09-28T12:19:00Z" w16du:dateUtc="2026-09-28T17:19:00Z">
        <w:r w:rsidR="00C95C31" w:rsidRPr="007971E2">
          <w:rPr>
            <w:rFonts w:ascii="Times New Roman" w:hAnsi="Times New Roman" w:cs="Times New Roman"/>
            <w:b/>
            <w:i/>
            <w:iCs/>
            <w:sz w:val="24"/>
            <w:szCs w:val="24"/>
          </w:rPr>
          <w:delText>Go to section 5: NEADs Analysis</w:delText>
        </w:r>
        <w:r w:rsidR="00C95C31" w:rsidRPr="007971E2">
          <w:rPr>
            <w:rFonts w:ascii="Times New Roman" w:hAnsi="Times New Roman" w:cs="Times New Roman"/>
            <w:i/>
            <w:iCs/>
            <w:sz w:val="24"/>
            <w:szCs w:val="24"/>
          </w:rPr>
          <w:delText xml:space="preserve"> </w:delText>
        </w:r>
      </w:del>
    </w:p>
    <w:p w14:paraId="1182C8D8" w14:textId="77777777" w:rsidR="00224221" w:rsidRDefault="00224221" w:rsidP="00224221">
      <w:pPr>
        <w:pStyle w:val="Title"/>
        <w:rPr>
          <w:rFonts w:ascii="Times New Roman" w:hAnsi="Times New Roman" w:cs="Times New Roman"/>
          <w:color w:val="1F4E79" w:themeColor="accent1" w:themeShade="80"/>
          <w:sz w:val="24"/>
          <w:szCs w:val="24"/>
        </w:rPr>
      </w:pPr>
      <w:r w:rsidRPr="007971E2">
        <w:rPr>
          <w:rFonts w:ascii="Times New Roman" w:hAnsi="Times New Roman" w:cs="Times New Roman"/>
          <w:color w:val="1F4E79" w:themeColor="accent1" w:themeShade="80"/>
          <w:sz w:val="24"/>
          <w:szCs w:val="24"/>
        </w:rPr>
        <w:lastRenderedPageBreak/>
        <w:t>Section 5: NEADs Analysis.</w:t>
      </w:r>
    </w:p>
    <w:p w14:paraId="061B0DE8" w14:textId="29EA6453" w:rsidR="00117991" w:rsidRDefault="00C95C31" w:rsidP="00AA1441">
      <w:pPr>
        <w:pStyle w:val="Heading1"/>
        <w:spacing w:before="0"/>
        <w:rPr>
          <w:rFonts w:ascii="Times New Roman" w:hAnsi="Times New Roman" w:cs="Times New Roman"/>
          <w:sz w:val="24"/>
          <w:szCs w:val="24"/>
        </w:rPr>
      </w:pPr>
      <w:r w:rsidRPr="007971E2">
        <w:rPr>
          <w:rFonts w:ascii="Times New Roman" w:hAnsi="Times New Roman" w:cs="Times New Roman"/>
          <w:sz w:val="24"/>
          <w:szCs w:val="24"/>
        </w:rPr>
        <w:t xml:space="preserve">5.1 </w:t>
      </w:r>
      <w:r w:rsidR="001837EC" w:rsidRPr="007971E2">
        <w:rPr>
          <w:rFonts w:ascii="Times New Roman" w:hAnsi="Times New Roman" w:cs="Times New Roman"/>
          <w:sz w:val="24"/>
          <w:szCs w:val="24"/>
        </w:rPr>
        <w:t>NEADs Analysis: Plan S</w:t>
      </w:r>
      <w:r w:rsidRPr="007971E2">
        <w:rPr>
          <w:rFonts w:ascii="Times New Roman" w:hAnsi="Times New Roman" w:cs="Times New Roman"/>
          <w:sz w:val="24"/>
          <w:szCs w:val="24"/>
        </w:rPr>
        <w:t xml:space="preserve">uitability.  </w:t>
      </w:r>
    </w:p>
    <w:p w14:paraId="615FD1D8" w14:textId="63E159D7" w:rsidR="00C95C31" w:rsidRPr="00AA1441" w:rsidRDefault="00C95C31" w:rsidP="00AA1441">
      <w:pPr>
        <w:pStyle w:val="Heading1"/>
        <w:spacing w:before="0"/>
        <w:rPr>
          <w:rFonts w:ascii="Times New Roman" w:hAnsi="Times New Roman"/>
          <w:b/>
          <w:color w:val="FF0000"/>
          <w:sz w:val="18"/>
        </w:rPr>
      </w:pPr>
      <w:del w:id="293" w:author="Robert Vlasnik" w:date="2026-09-28T12:19:00Z" w16du:dateUtc="2026-09-28T17:19:00Z">
        <w:r w:rsidRPr="0085519B">
          <w:rPr>
            <w:rFonts w:ascii="Times New Roman" w:hAnsi="Times New Roman" w:cs="Times New Roman"/>
            <w:color w:val="FF0000"/>
            <w:sz w:val="24"/>
            <w:szCs w:val="24"/>
          </w:rPr>
          <w:delText xml:space="preserve"> </w:delText>
        </w:r>
      </w:del>
      <w:r w:rsidR="00117991" w:rsidRPr="00AA1441">
        <w:rPr>
          <w:rFonts w:ascii="Times New Roman" w:hAnsi="Times New Roman"/>
          <w:b/>
          <w:color w:val="FF0000"/>
          <w:sz w:val="18"/>
        </w:rPr>
        <w:t xml:space="preserve">(Agent Note: The purpose of the suitability assessment is to determine plan appropriateness and help the beneficiary to select the plan best suited for their needs. Although you are providing guidance, ultimately the beneficiary must decide which plan, if any, is right for them. Assess their situation through a needs/NEADS analysis. A thorough Needs Analysis must always be performed to ensure you are helping the beneficiary pick the plan that will best meet their needs. Find out what they have </w:t>
      </w:r>
      <w:r w:rsidR="00117991" w:rsidRPr="00AA1441">
        <w:rPr>
          <w:rFonts w:ascii="Times New Roman" w:hAnsi="Times New Roman"/>
          <w:b/>
          <w:color w:val="FF0000"/>
          <w:sz w:val="18"/>
          <w:u w:val="single"/>
        </w:rPr>
        <w:t>N</w:t>
      </w:r>
      <w:r w:rsidR="00117991" w:rsidRPr="00AA1441">
        <w:rPr>
          <w:rFonts w:ascii="Times New Roman" w:hAnsi="Times New Roman"/>
          <w:b/>
          <w:color w:val="FF0000"/>
          <w:sz w:val="18"/>
        </w:rPr>
        <w:t xml:space="preserve">ow, what they </w:t>
      </w:r>
      <w:r w:rsidR="00117991" w:rsidRPr="00AA1441">
        <w:rPr>
          <w:rFonts w:ascii="Times New Roman" w:hAnsi="Times New Roman"/>
          <w:b/>
          <w:color w:val="FF0000"/>
          <w:sz w:val="18"/>
          <w:u w:val="single"/>
        </w:rPr>
        <w:t>E</w:t>
      </w:r>
      <w:r w:rsidR="00117991" w:rsidRPr="00AA1441">
        <w:rPr>
          <w:rFonts w:ascii="Times New Roman" w:hAnsi="Times New Roman"/>
          <w:b/>
          <w:color w:val="FF0000"/>
          <w:sz w:val="18"/>
        </w:rPr>
        <w:t xml:space="preserve">njoy about what they have, what they would </w:t>
      </w:r>
      <w:r w:rsidR="00117991" w:rsidRPr="00AA1441">
        <w:rPr>
          <w:rFonts w:ascii="Times New Roman" w:hAnsi="Times New Roman"/>
          <w:b/>
          <w:color w:val="FF0000"/>
          <w:sz w:val="18"/>
          <w:u w:val="single"/>
        </w:rPr>
        <w:t>A</w:t>
      </w:r>
      <w:r w:rsidR="00117991" w:rsidRPr="00AA1441">
        <w:rPr>
          <w:rFonts w:ascii="Times New Roman" w:hAnsi="Times New Roman"/>
          <w:b/>
          <w:color w:val="FF0000"/>
          <w:sz w:val="18"/>
        </w:rPr>
        <w:t xml:space="preserve">lter, who is the </w:t>
      </w:r>
      <w:r w:rsidR="00117991" w:rsidRPr="00AA1441">
        <w:rPr>
          <w:rFonts w:ascii="Times New Roman" w:hAnsi="Times New Roman"/>
          <w:b/>
          <w:color w:val="FF0000"/>
          <w:sz w:val="18"/>
          <w:u w:val="single"/>
        </w:rPr>
        <w:t>D</w:t>
      </w:r>
      <w:r w:rsidR="00117991" w:rsidRPr="00AA1441">
        <w:rPr>
          <w:rFonts w:ascii="Times New Roman" w:hAnsi="Times New Roman"/>
          <w:b/>
          <w:color w:val="FF0000"/>
          <w:sz w:val="18"/>
        </w:rPr>
        <w:t xml:space="preserve">ecision maker, and help them find </w:t>
      </w:r>
      <w:r w:rsidR="00117991" w:rsidRPr="00AA1441">
        <w:rPr>
          <w:rFonts w:ascii="Times New Roman" w:hAnsi="Times New Roman"/>
          <w:b/>
          <w:color w:val="FF0000"/>
          <w:sz w:val="18"/>
          <w:u w:val="single"/>
        </w:rPr>
        <w:t>S</w:t>
      </w:r>
      <w:r w:rsidR="00117991" w:rsidRPr="00AA1441">
        <w:rPr>
          <w:rFonts w:ascii="Times New Roman" w:hAnsi="Times New Roman"/>
          <w:b/>
          <w:color w:val="FF0000"/>
          <w:sz w:val="18"/>
        </w:rPr>
        <w:t xml:space="preserve">olutions. </w:t>
      </w:r>
      <w:del w:id="294" w:author="Robert Vlasnik" w:date="2026-09-28T12:19:00Z" w16du:dateUtc="2026-09-28T17:19:00Z">
        <w:r w:rsidR="0000575B" w:rsidRPr="0085519B">
          <w:rPr>
            <w:rFonts w:ascii="Times New Roman" w:hAnsi="Times New Roman" w:cs="Times New Roman"/>
            <w:color w:val="FF0000"/>
            <w:sz w:val="24"/>
            <w:szCs w:val="24"/>
          </w:rPr>
          <w:delText xml:space="preserve"> </w:delText>
        </w:r>
      </w:del>
      <w:r w:rsidR="00117991" w:rsidRPr="00AA1441">
        <w:rPr>
          <w:rFonts w:ascii="Times New Roman" w:hAnsi="Times New Roman"/>
          <w:b/>
          <w:color w:val="FF0000"/>
          <w:sz w:val="18"/>
        </w:rPr>
        <w:t>Probing questions should be limited to determining what factors are important to the beneficiary (examples are below).</w:t>
      </w:r>
      <w:ins w:id="295" w:author="Robert Vlasnik" w:date="2026-09-28T12:19:00Z" w16du:dateUtc="2026-09-28T17:19:00Z">
        <w:r w:rsidR="007273ED" w:rsidRPr="00117991">
          <w:rPr>
            <w:rFonts w:ascii="Times New Roman" w:hAnsi="Times New Roman" w:cs="Times New Roman"/>
            <w:b/>
            <w:bCs/>
            <w:color w:val="FF0000"/>
            <w:sz w:val="18"/>
            <w:szCs w:val="18"/>
          </w:rPr>
          <w:t xml:space="preserve">        </w:t>
        </w:r>
      </w:ins>
    </w:p>
    <w:p w14:paraId="55912901" w14:textId="77777777" w:rsidR="00F3610F" w:rsidRPr="007971E2" w:rsidRDefault="00F3610F" w:rsidP="00F3610F">
      <w:pPr>
        <w:spacing w:line="276" w:lineRule="auto"/>
        <w:contextualSpacing/>
        <w:rPr>
          <w:rFonts w:ascii="Times New Roman" w:hAnsi="Times New Roman" w:cs="Times New Roman"/>
          <w:b/>
          <w:sz w:val="24"/>
          <w:szCs w:val="24"/>
          <w:u w:val="single"/>
        </w:rPr>
      </w:pPr>
      <w:r w:rsidRPr="007971E2">
        <w:rPr>
          <w:rFonts w:ascii="Times New Roman" w:hAnsi="Times New Roman" w:cs="Times New Roman"/>
          <w:b/>
          <w:sz w:val="24"/>
          <w:szCs w:val="24"/>
          <w:u w:val="single"/>
        </w:rPr>
        <w:t xml:space="preserve">NEADS Analysis Questions. </w:t>
      </w:r>
    </w:p>
    <w:p w14:paraId="3CDEDE02" w14:textId="77777777" w:rsidR="0000575B" w:rsidRPr="007971E2" w:rsidRDefault="0000575B" w:rsidP="00297AFD">
      <w:pPr>
        <w:numPr>
          <w:ilvl w:val="0"/>
          <w:numId w:val="11"/>
        </w:numPr>
        <w:spacing w:line="276" w:lineRule="auto"/>
        <w:contextualSpacing/>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I am going to ask you some optional questions to help determine the plans best suited for your needs.”</w:t>
      </w:r>
    </w:p>
    <w:p w14:paraId="4CF7D9FA" w14:textId="31D67606" w:rsidR="0000575B" w:rsidRPr="007971E2" w:rsidRDefault="0000575B" w:rsidP="00297AFD">
      <w:pPr>
        <w:numPr>
          <w:ilvl w:val="1"/>
          <w:numId w:val="11"/>
        </w:numPr>
        <w:spacing w:line="276" w:lineRule="auto"/>
        <w:contextualSpacing/>
        <w:rPr>
          <w:rFonts w:ascii="Times New Roman" w:hAnsi="Times New Roman" w:cs="Times New Roman"/>
          <w:i/>
          <w:iCs/>
          <w:sz w:val="24"/>
          <w:szCs w:val="24"/>
        </w:rPr>
      </w:pPr>
      <w:r w:rsidRPr="007971E2">
        <w:rPr>
          <w:rFonts w:ascii="Times New Roman" w:hAnsi="Times New Roman" w:cs="Times New Roman"/>
          <w:i/>
          <w:iCs/>
          <w:sz w:val="24"/>
          <w:szCs w:val="24"/>
        </w:rPr>
        <w:t>“What is your current coverage for health? RX, dental,</w:t>
      </w:r>
      <w:r w:rsidR="009E2532">
        <w:rPr>
          <w:rFonts w:ascii="Times New Roman" w:hAnsi="Times New Roman" w:cs="Times New Roman"/>
          <w:i/>
          <w:iCs/>
          <w:sz w:val="24"/>
          <w:szCs w:val="24"/>
        </w:rPr>
        <w:t xml:space="preserve"> </w:t>
      </w:r>
      <w:ins w:id="296" w:author="Robert Vlasnik" w:date="2026-09-28T12:19:00Z" w16du:dateUtc="2026-09-28T17:19:00Z">
        <w:r w:rsidR="009E2532">
          <w:rPr>
            <w:rFonts w:ascii="Times New Roman" w:hAnsi="Times New Roman" w:cs="Times New Roman"/>
            <w:i/>
            <w:iCs/>
            <w:sz w:val="24"/>
            <w:szCs w:val="24"/>
          </w:rPr>
          <w:t>hearing,</w:t>
        </w:r>
        <w:r w:rsidRPr="007971E2">
          <w:rPr>
            <w:rFonts w:ascii="Times New Roman" w:hAnsi="Times New Roman" w:cs="Times New Roman"/>
            <w:i/>
            <w:iCs/>
            <w:sz w:val="24"/>
            <w:szCs w:val="24"/>
          </w:rPr>
          <w:t xml:space="preserve"> </w:t>
        </w:r>
      </w:ins>
      <w:r w:rsidRPr="007971E2">
        <w:rPr>
          <w:rFonts w:ascii="Times New Roman" w:hAnsi="Times New Roman" w:cs="Times New Roman"/>
          <w:i/>
          <w:iCs/>
          <w:sz w:val="24"/>
          <w:szCs w:val="24"/>
        </w:rPr>
        <w:t xml:space="preserve">and vision?” </w:t>
      </w:r>
    </w:p>
    <w:p w14:paraId="5B723132" w14:textId="4D6D3EF4" w:rsidR="0000575B" w:rsidRPr="00AA1441" w:rsidRDefault="0000575B" w:rsidP="00297AFD">
      <w:pPr>
        <w:numPr>
          <w:ilvl w:val="1"/>
          <w:numId w:val="11"/>
        </w:numPr>
        <w:spacing w:line="276" w:lineRule="auto"/>
        <w:contextualSpacing/>
        <w:rPr>
          <w:rFonts w:ascii="Times New Roman" w:hAnsi="Times New Roman"/>
          <w:b/>
          <w:sz w:val="24"/>
        </w:rPr>
      </w:pPr>
      <w:r w:rsidRPr="007971E2">
        <w:rPr>
          <w:rFonts w:ascii="Times New Roman" w:hAnsi="Times New Roman" w:cs="Times New Roman"/>
          <w:i/>
          <w:iCs/>
          <w:sz w:val="24"/>
          <w:szCs w:val="24"/>
        </w:rPr>
        <w:t>“Who is your current primary care physician</w:t>
      </w:r>
      <w:r w:rsidRPr="007971E2">
        <w:rPr>
          <w:rFonts w:ascii="Times New Roman" w:hAnsi="Times New Roman" w:cs="Times New Roman"/>
          <w:sz w:val="24"/>
          <w:szCs w:val="24"/>
        </w:rPr>
        <w:t xml:space="preserve">?” </w:t>
      </w:r>
      <w:r w:rsidRPr="00AA1441">
        <w:rPr>
          <w:rFonts w:ascii="Times New Roman" w:hAnsi="Times New Roman"/>
          <w:b/>
          <w:sz w:val="24"/>
        </w:rPr>
        <w:t xml:space="preserve">This information is crucial to properly communicate to the beneficiary whether their PCP is in or out of network. </w:t>
      </w:r>
      <w:r w:rsidR="00114BD4" w:rsidRPr="00AA1441">
        <w:rPr>
          <w:rFonts w:ascii="Times New Roman" w:hAnsi="Times New Roman"/>
          <w:b/>
          <w:sz w:val="24"/>
        </w:rPr>
        <w:t>If out of network, explain that they will need to choose new ones or pay out of pocket.</w:t>
      </w:r>
    </w:p>
    <w:p w14:paraId="46D64226" w14:textId="7FB42DC6" w:rsidR="0000575B" w:rsidRPr="00AA1441" w:rsidRDefault="0000575B" w:rsidP="00297AFD">
      <w:pPr>
        <w:numPr>
          <w:ilvl w:val="1"/>
          <w:numId w:val="11"/>
        </w:numPr>
        <w:spacing w:line="276" w:lineRule="auto"/>
        <w:contextualSpacing/>
        <w:rPr>
          <w:rFonts w:ascii="Times New Roman" w:hAnsi="Times New Roman"/>
          <w:b/>
          <w:sz w:val="24"/>
        </w:rPr>
      </w:pPr>
      <w:r w:rsidRPr="001973C4">
        <w:rPr>
          <w:rFonts w:ascii="Times New Roman" w:hAnsi="Times New Roman" w:cs="Times New Roman"/>
          <w:sz w:val="24"/>
          <w:szCs w:val="24"/>
        </w:rPr>
        <w:t>“</w:t>
      </w:r>
      <w:r w:rsidRPr="001973C4">
        <w:rPr>
          <w:rFonts w:ascii="Times New Roman" w:hAnsi="Times New Roman" w:cs="Times New Roman"/>
          <w:i/>
          <w:iCs/>
          <w:sz w:val="24"/>
          <w:szCs w:val="24"/>
        </w:rPr>
        <w:t>Do you see any specialists? If so, who</w:t>
      </w:r>
      <w:r w:rsidRPr="001973C4">
        <w:rPr>
          <w:rFonts w:ascii="Times New Roman" w:hAnsi="Times New Roman" w:cs="Times New Roman"/>
          <w:sz w:val="24"/>
          <w:szCs w:val="24"/>
        </w:rPr>
        <w:t xml:space="preserve">?” </w:t>
      </w:r>
      <w:ins w:id="297" w:author="Robert Vlasnik" w:date="2026-09-28T12:19:00Z" w16du:dateUtc="2026-09-28T17:19:00Z">
        <w:r w:rsidR="005D2D59" w:rsidRPr="001973C4">
          <w:rPr>
            <w:rFonts w:ascii="Times New Roman" w:hAnsi="Times New Roman" w:cs="Times New Roman"/>
            <w:b/>
            <w:bCs/>
            <w:sz w:val="24"/>
            <w:szCs w:val="24"/>
          </w:rPr>
          <w:t>(Obtain all)</w:t>
        </w:r>
        <w:r w:rsidR="005D2D59" w:rsidRPr="001973C4">
          <w:rPr>
            <w:rFonts w:ascii="Times New Roman" w:hAnsi="Times New Roman" w:cs="Times New Roman"/>
            <w:sz w:val="24"/>
            <w:szCs w:val="24"/>
          </w:rPr>
          <w:t xml:space="preserve"> </w:t>
        </w:r>
      </w:ins>
      <w:r w:rsidRPr="00AA1441">
        <w:rPr>
          <w:rFonts w:ascii="Times New Roman" w:hAnsi="Times New Roman"/>
          <w:b/>
          <w:sz w:val="24"/>
        </w:rPr>
        <w:t>Just like the PCP, specialists are very important and should also be assessed for whether they are in or out of network.</w:t>
      </w:r>
      <w:r w:rsidR="0043163D" w:rsidRPr="00AA1441">
        <w:rPr>
          <w:rFonts w:ascii="Times New Roman" w:hAnsi="Times New Roman"/>
          <w:b/>
          <w:sz w:val="24"/>
        </w:rPr>
        <w:t xml:space="preserve">  If out of network, explain that they will need to choose new ones or pay out of pocket.</w:t>
      </w:r>
    </w:p>
    <w:p w14:paraId="1291110D" w14:textId="77777777" w:rsidR="00EF71FC" w:rsidRPr="001973C4" w:rsidRDefault="00EF71FC" w:rsidP="00297AFD">
      <w:pPr>
        <w:numPr>
          <w:ilvl w:val="1"/>
          <w:numId w:val="11"/>
        </w:numPr>
        <w:spacing w:line="276" w:lineRule="auto"/>
        <w:contextualSpacing/>
        <w:rPr>
          <w:rFonts w:ascii="Times New Roman" w:hAnsi="Times New Roman" w:cs="Times New Roman"/>
          <w:i/>
          <w:sz w:val="24"/>
          <w:szCs w:val="24"/>
        </w:rPr>
      </w:pPr>
      <w:proofErr w:type="gramStart"/>
      <w:r w:rsidRPr="001973C4">
        <w:rPr>
          <w:rFonts w:ascii="Times New Roman" w:hAnsi="Times New Roman" w:cs="Times New Roman"/>
          <w:i/>
          <w:sz w:val="24"/>
          <w:szCs w:val="24"/>
        </w:rPr>
        <w:t>Is</w:t>
      </w:r>
      <w:proofErr w:type="gramEnd"/>
      <w:r w:rsidRPr="001973C4">
        <w:rPr>
          <w:rFonts w:ascii="Times New Roman" w:hAnsi="Times New Roman" w:cs="Times New Roman"/>
          <w:i/>
          <w:sz w:val="24"/>
          <w:szCs w:val="24"/>
        </w:rPr>
        <w:t xml:space="preserve"> there a particular hospital or any other preferred facilities we should check network status for? </w:t>
      </w:r>
      <w:r w:rsidRPr="00AA1441">
        <w:rPr>
          <w:rFonts w:ascii="Times New Roman" w:hAnsi="Times New Roman"/>
          <w:b/>
          <w:sz w:val="24"/>
        </w:rPr>
        <w:t xml:space="preserve">If beneficiary has preferred hospitals and/or facilities that are out of network explain </w:t>
      </w:r>
      <w:proofErr w:type="gramStart"/>
      <w:r w:rsidRPr="00AA1441">
        <w:rPr>
          <w:rFonts w:ascii="Times New Roman" w:hAnsi="Times New Roman"/>
          <w:b/>
          <w:sz w:val="24"/>
        </w:rPr>
        <w:t>that,</w:t>
      </w:r>
      <w:proofErr w:type="gramEnd"/>
      <w:r w:rsidRPr="00AA1441">
        <w:rPr>
          <w:rFonts w:ascii="Times New Roman" w:hAnsi="Times New Roman"/>
          <w:b/>
          <w:sz w:val="24"/>
        </w:rPr>
        <w:t xml:space="preserve"> they will need to choose a new one.</w:t>
      </w:r>
      <w:r w:rsidRPr="001973C4">
        <w:rPr>
          <w:rFonts w:ascii="Times New Roman" w:hAnsi="Times New Roman" w:cs="Times New Roman"/>
          <w:i/>
          <w:sz w:val="24"/>
          <w:szCs w:val="24"/>
        </w:rPr>
        <w:t xml:space="preserve"> </w:t>
      </w:r>
    </w:p>
    <w:p w14:paraId="2CD8C292" w14:textId="77777777" w:rsidR="00EF71FC" w:rsidRPr="007971E2" w:rsidRDefault="00EF71FC" w:rsidP="007971E2">
      <w:pPr>
        <w:spacing w:line="276" w:lineRule="auto"/>
        <w:ind w:left="1440"/>
        <w:contextualSpacing/>
        <w:rPr>
          <w:del w:id="298" w:author="Robert Vlasnik" w:date="2026-09-28T12:19:00Z" w16du:dateUtc="2026-09-28T17:19:00Z"/>
          <w:rFonts w:ascii="Times New Roman" w:hAnsi="Times New Roman" w:cs="Times New Roman"/>
          <w:sz w:val="24"/>
          <w:szCs w:val="24"/>
        </w:rPr>
      </w:pPr>
    </w:p>
    <w:p w14:paraId="24B496BB" w14:textId="77777777" w:rsidR="002F01AC" w:rsidRPr="001973C4" w:rsidRDefault="0000575B" w:rsidP="00297AFD">
      <w:pPr>
        <w:numPr>
          <w:ilvl w:val="1"/>
          <w:numId w:val="11"/>
        </w:numPr>
        <w:spacing w:line="276" w:lineRule="auto"/>
        <w:contextualSpacing/>
        <w:rPr>
          <w:rFonts w:ascii="Times New Roman" w:hAnsi="Times New Roman" w:cs="Times New Roman"/>
          <w:sz w:val="24"/>
          <w:szCs w:val="24"/>
        </w:rPr>
      </w:pPr>
      <w:r w:rsidRPr="001973C4">
        <w:rPr>
          <w:rFonts w:ascii="Times New Roman" w:hAnsi="Times New Roman" w:cs="Times New Roman"/>
          <w:sz w:val="24"/>
          <w:szCs w:val="24"/>
        </w:rPr>
        <w:t>“</w:t>
      </w:r>
      <w:r w:rsidRPr="001973C4">
        <w:rPr>
          <w:rFonts w:ascii="Times New Roman" w:hAnsi="Times New Roman" w:cs="Times New Roman"/>
          <w:i/>
          <w:iCs/>
          <w:sz w:val="24"/>
          <w:szCs w:val="24"/>
        </w:rPr>
        <w:t>What medications do you take regularly</w:t>
      </w:r>
      <w:r w:rsidRPr="001973C4">
        <w:rPr>
          <w:rFonts w:ascii="Times New Roman" w:hAnsi="Times New Roman" w:cs="Times New Roman"/>
          <w:sz w:val="24"/>
          <w:szCs w:val="24"/>
        </w:rPr>
        <w:t xml:space="preserve">?” </w:t>
      </w:r>
      <w:r w:rsidRPr="00AA1441">
        <w:rPr>
          <w:rFonts w:ascii="Times New Roman" w:hAnsi="Times New Roman"/>
          <w:b/>
          <w:sz w:val="24"/>
        </w:rPr>
        <w:t xml:space="preserve">This information is crucial to properly determine coverage and potential </w:t>
      </w:r>
      <w:r w:rsidR="002F01AC" w:rsidRPr="00AA1441">
        <w:rPr>
          <w:rFonts w:ascii="Times New Roman" w:hAnsi="Times New Roman"/>
          <w:b/>
          <w:sz w:val="24"/>
        </w:rPr>
        <w:t>cost impact to the beneficiary.</w:t>
      </w:r>
    </w:p>
    <w:p w14:paraId="492DA2D8" w14:textId="77777777" w:rsidR="0000575B" w:rsidRDefault="0000575B" w:rsidP="002F01AC">
      <w:pPr>
        <w:numPr>
          <w:ilvl w:val="1"/>
          <w:numId w:val="11"/>
        </w:numPr>
        <w:spacing w:line="276" w:lineRule="auto"/>
        <w:contextualSpacing/>
        <w:rPr>
          <w:del w:id="299" w:author="Robert Vlasnik" w:date="2026-09-28T12:19:00Z" w16du:dateUtc="2026-09-28T17:19:00Z"/>
          <w:rFonts w:ascii="Times New Roman" w:hAnsi="Times New Roman" w:cs="Times New Roman"/>
          <w:sz w:val="24"/>
          <w:szCs w:val="24"/>
        </w:rPr>
      </w:pPr>
      <w:del w:id="300" w:author="Robert Vlasnik" w:date="2026-09-28T12:19:00Z" w16du:dateUtc="2026-09-28T17:19:00Z">
        <w:r w:rsidRPr="007971E2">
          <w:rPr>
            <w:rFonts w:ascii="Times New Roman" w:hAnsi="Times New Roman" w:cs="Times New Roman"/>
            <w:sz w:val="24"/>
            <w:szCs w:val="24"/>
          </w:rPr>
          <w:delText>“</w:delText>
        </w:r>
        <w:r w:rsidRPr="007971E2">
          <w:rPr>
            <w:rFonts w:ascii="Times New Roman" w:hAnsi="Times New Roman" w:cs="Times New Roman"/>
            <w:i/>
            <w:iCs/>
            <w:sz w:val="24"/>
            <w:szCs w:val="24"/>
          </w:rPr>
          <w:delText>What do you pay for each</w:delText>
        </w:r>
        <w:r w:rsidRPr="007971E2">
          <w:rPr>
            <w:rFonts w:ascii="Times New Roman" w:hAnsi="Times New Roman" w:cs="Times New Roman"/>
            <w:sz w:val="24"/>
            <w:szCs w:val="24"/>
          </w:rPr>
          <w:delText>?” Quantify per month and year.</w:delText>
        </w:r>
      </w:del>
    </w:p>
    <w:p w14:paraId="3F073F21" w14:textId="0FB7F704" w:rsidR="0000575B" w:rsidRDefault="004B09FD" w:rsidP="00117991">
      <w:pPr>
        <w:pStyle w:val="ListParagraph"/>
        <w:numPr>
          <w:ilvl w:val="2"/>
          <w:numId w:val="11"/>
        </w:numPr>
        <w:spacing w:after="0" w:line="276" w:lineRule="auto"/>
        <w:rPr>
          <w:ins w:id="301" w:author="Robert Vlasnik" w:date="2026-09-28T12:19:00Z" w16du:dateUtc="2026-09-28T17:19:00Z"/>
          <w:rFonts w:ascii="Times New Roman" w:hAnsi="Times New Roman" w:cs="Times New Roman"/>
          <w:sz w:val="24"/>
          <w:szCs w:val="24"/>
        </w:rPr>
      </w:pPr>
      <w:ins w:id="302" w:author="Robert Vlasnik" w:date="2026-09-28T12:19:00Z" w16du:dateUtc="2026-09-28T17:19:00Z">
        <w:r w:rsidRPr="001973C4">
          <w:rPr>
            <w:rFonts w:ascii="Times New Roman" w:hAnsi="Times New Roman" w:cs="Times New Roman"/>
            <w:sz w:val="24"/>
            <w:szCs w:val="24"/>
          </w:rPr>
          <w:t>“</w:t>
        </w:r>
        <w:r w:rsidR="0090706D" w:rsidRPr="001973C4">
          <w:rPr>
            <w:rFonts w:ascii="Times New Roman" w:hAnsi="Times New Roman" w:cs="Times New Roman"/>
            <w:i/>
            <w:iCs/>
            <w:sz w:val="24"/>
            <w:szCs w:val="24"/>
          </w:rPr>
          <w:t>If</w:t>
        </w:r>
        <w:r w:rsidRPr="001973C4">
          <w:rPr>
            <w:rFonts w:ascii="Times New Roman" w:hAnsi="Times New Roman" w:cs="Times New Roman"/>
            <w:i/>
            <w:iCs/>
            <w:sz w:val="24"/>
            <w:szCs w:val="24"/>
          </w:rPr>
          <w:t xml:space="preserve"> you do have prescriptions, we</w:t>
        </w:r>
        <w:r w:rsidR="00BE4471" w:rsidRPr="001973C4">
          <w:rPr>
            <w:rFonts w:ascii="Times New Roman" w:hAnsi="Times New Roman" w:cs="Times New Roman"/>
            <w:i/>
            <w:iCs/>
            <w:sz w:val="24"/>
            <w:szCs w:val="24"/>
          </w:rPr>
          <w:t xml:space="preserve"> need to</w:t>
        </w:r>
        <w:r w:rsidRPr="001973C4">
          <w:rPr>
            <w:rFonts w:ascii="Times New Roman" w:hAnsi="Times New Roman" w:cs="Times New Roman"/>
            <w:i/>
            <w:iCs/>
            <w:sz w:val="24"/>
            <w:szCs w:val="24"/>
          </w:rPr>
          <w:t xml:space="preserve"> look them up since, </w:t>
        </w:r>
        <w:r w:rsidR="00417D87" w:rsidRPr="001973C4">
          <w:rPr>
            <w:rFonts w:ascii="Times New Roman" w:hAnsi="Times New Roman" w:cs="Times New Roman"/>
            <w:i/>
            <w:iCs/>
            <w:sz w:val="24"/>
            <w:szCs w:val="24"/>
          </w:rPr>
          <w:t xml:space="preserve">as </w:t>
        </w:r>
        <w:r w:rsidRPr="001973C4">
          <w:rPr>
            <w:rFonts w:ascii="Times New Roman" w:hAnsi="Times New Roman" w:cs="Times New Roman"/>
            <w:i/>
            <w:iCs/>
            <w:sz w:val="24"/>
            <w:szCs w:val="24"/>
          </w:rPr>
          <w:t>it is important to ensure they would be covered on the plan you select, to have an idea of the costs.</w:t>
        </w:r>
        <w:r w:rsidRPr="001973C4">
          <w:rPr>
            <w:rFonts w:ascii="Times New Roman" w:hAnsi="Times New Roman" w:cs="Times New Roman"/>
            <w:strike/>
            <w:color w:val="FF0000"/>
            <w:sz w:val="24"/>
            <w:szCs w:val="24"/>
          </w:rPr>
          <w:t xml:space="preserve"> </w:t>
        </w:r>
        <w:r w:rsidRPr="001973C4">
          <w:rPr>
            <w:rFonts w:ascii="Times New Roman" w:hAnsi="Times New Roman" w:cs="Times New Roman"/>
            <w:sz w:val="24"/>
            <w:szCs w:val="24"/>
          </w:rPr>
          <w:t xml:space="preserve"> </w:t>
        </w:r>
      </w:ins>
    </w:p>
    <w:p w14:paraId="18A45DCC" w14:textId="49EEED12" w:rsidR="00890E70" w:rsidRPr="00890E70" w:rsidRDefault="00890E70" w:rsidP="00890E70">
      <w:pPr>
        <w:spacing w:after="0" w:line="276" w:lineRule="auto"/>
        <w:ind w:left="720"/>
        <w:contextualSpacing/>
        <w:rPr>
          <w:ins w:id="303" w:author="Robert Vlasnik" w:date="2026-09-28T12:19:00Z" w16du:dateUtc="2026-09-28T17:19:00Z"/>
          <w:rFonts w:ascii="Times New Roman" w:hAnsi="Times New Roman" w:cs="Times New Roman"/>
          <w:b/>
          <w:bCs/>
          <w:color w:val="FF0000"/>
        </w:rPr>
      </w:pPr>
      <w:ins w:id="304" w:author="Robert Vlasnik" w:date="2026-09-28T12:19:00Z" w16du:dateUtc="2026-09-28T17:19:00Z">
        <w:r w:rsidRPr="00890E70">
          <w:rPr>
            <w:rFonts w:ascii="Times New Roman" w:hAnsi="Times New Roman" w:cs="Times New Roman"/>
            <w:b/>
            <w:bCs/>
            <w:color w:val="FF0000"/>
          </w:rPr>
          <w:t>Agent requests/confirms all required Rx information from enrollee, including strength and frequency (</w:t>
        </w:r>
        <w:proofErr w:type="gramStart"/>
        <w:r w:rsidRPr="00890E70">
          <w:rPr>
            <w:rFonts w:ascii="Times New Roman" w:hAnsi="Times New Roman" w:cs="Times New Roman"/>
            <w:b/>
            <w:bCs/>
            <w:color w:val="FF0000"/>
          </w:rPr>
          <w:t>and also</w:t>
        </w:r>
        <w:proofErr w:type="gramEnd"/>
        <w:r w:rsidRPr="00890E70">
          <w:rPr>
            <w:rFonts w:ascii="Times New Roman" w:hAnsi="Times New Roman" w:cs="Times New Roman"/>
            <w:b/>
            <w:bCs/>
            <w:color w:val="FF0000"/>
          </w:rPr>
          <w:t xml:space="preserve"> form of administration, where needed.) Agent accurately informs the enrollee whether the Rx is on the formulary. When Rx is not on formulary or has a PA or ST or QL that the enrollee's prescription exceeds, the agent provides this information</w:t>
        </w:r>
      </w:ins>
    </w:p>
    <w:p w14:paraId="79820553" w14:textId="08B4BC31" w:rsidR="00531033" w:rsidRPr="00890E70" w:rsidRDefault="00EF71FC" w:rsidP="00890E70">
      <w:pPr>
        <w:pStyle w:val="ListParagraph"/>
        <w:numPr>
          <w:ilvl w:val="1"/>
          <w:numId w:val="11"/>
        </w:numPr>
        <w:spacing w:after="0" w:line="276" w:lineRule="auto"/>
        <w:rPr>
          <w:ins w:id="305" w:author="Robert Vlasnik" w:date="2026-09-28T12:19:00Z" w16du:dateUtc="2026-09-28T17:19:00Z"/>
          <w:rFonts w:ascii="Times New Roman" w:hAnsi="Times New Roman" w:cs="Times New Roman"/>
          <w:i/>
          <w:sz w:val="24"/>
          <w:szCs w:val="24"/>
        </w:rPr>
      </w:pPr>
      <w:r w:rsidRPr="00890E70">
        <w:rPr>
          <w:rFonts w:ascii="Times New Roman" w:hAnsi="Times New Roman" w:cs="Times New Roman"/>
          <w:i/>
          <w:sz w:val="24"/>
          <w:szCs w:val="24"/>
        </w:rPr>
        <w:t>“Which Pharmacy do you use to fill your prescriptions?”</w:t>
      </w:r>
    </w:p>
    <w:p w14:paraId="07D910EB" w14:textId="77777777" w:rsidR="00531033" w:rsidRPr="00AB3EAA" w:rsidRDefault="00EF71FC">
      <w:pPr>
        <w:numPr>
          <w:ilvl w:val="2"/>
          <w:numId w:val="11"/>
        </w:numPr>
        <w:spacing w:after="0" w:line="276" w:lineRule="auto"/>
        <w:contextualSpacing/>
        <w:rPr>
          <w:rFonts w:ascii="Times New Roman" w:hAnsi="Times New Roman" w:cs="Times New Roman"/>
          <w:i/>
          <w:sz w:val="24"/>
          <w:szCs w:val="24"/>
        </w:rPr>
        <w:pPrChange w:id="306" w:author="Robert Vlasnik" w:date="2026-09-28T12:19:00Z" w16du:dateUtc="2026-09-28T17:19:00Z">
          <w:pPr>
            <w:numPr>
              <w:ilvl w:val="1"/>
              <w:numId w:val="11"/>
            </w:numPr>
            <w:spacing w:line="276" w:lineRule="auto"/>
            <w:ind w:left="1440" w:hanging="360"/>
            <w:contextualSpacing/>
          </w:pPr>
        </w:pPrChange>
      </w:pPr>
      <w:r w:rsidRPr="00BB54DF">
        <w:rPr>
          <w:rFonts w:ascii="Times New Roman" w:hAnsi="Times New Roman" w:cs="Times New Roman"/>
          <w:i/>
          <w:sz w:val="24"/>
          <w:szCs w:val="24"/>
        </w:rPr>
        <w:t xml:space="preserve"> </w:t>
      </w:r>
      <w:r w:rsidR="00531033" w:rsidRPr="00AB3EAA">
        <w:rPr>
          <w:rFonts w:ascii="Times New Roman" w:hAnsi="Times New Roman" w:cs="Times New Roman"/>
          <w:sz w:val="24"/>
          <w:szCs w:val="24"/>
        </w:rPr>
        <w:t xml:space="preserve">If the beneficiary’s current pharmacy is not in network with the plan selection, explain that they will need to choose a new pharmacy. </w:t>
      </w:r>
    </w:p>
    <w:p w14:paraId="61C35F61" w14:textId="77777777" w:rsidR="00EF71FC" w:rsidRPr="007971E2" w:rsidRDefault="00EF71FC" w:rsidP="007971E2">
      <w:pPr>
        <w:spacing w:line="276" w:lineRule="auto"/>
        <w:ind w:left="1440"/>
        <w:contextualSpacing/>
        <w:rPr>
          <w:del w:id="307" w:author="Robert Vlasnik" w:date="2026-09-28T12:19:00Z" w16du:dateUtc="2026-09-28T17:19:00Z"/>
          <w:rFonts w:ascii="Times New Roman" w:hAnsi="Times New Roman" w:cs="Times New Roman"/>
          <w:sz w:val="24"/>
          <w:szCs w:val="24"/>
        </w:rPr>
      </w:pPr>
    </w:p>
    <w:p w14:paraId="44D75A41" w14:textId="2FEE1B97" w:rsidR="00EF71FC" w:rsidRPr="00320A66" w:rsidRDefault="00531033" w:rsidP="00297AFD">
      <w:pPr>
        <w:numPr>
          <w:ilvl w:val="2"/>
          <w:numId w:val="11"/>
        </w:numPr>
        <w:spacing w:line="276" w:lineRule="auto"/>
        <w:contextualSpacing/>
        <w:rPr>
          <w:ins w:id="308" w:author="Robert Vlasnik" w:date="2026-09-28T12:19:00Z" w16du:dateUtc="2026-09-28T17:19:00Z"/>
          <w:rFonts w:ascii="Times New Roman" w:hAnsi="Times New Roman" w:cs="Times New Roman"/>
          <w:i/>
          <w:sz w:val="24"/>
          <w:szCs w:val="24"/>
        </w:rPr>
      </w:pPr>
      <w:ins w:id="309" w:author="Robert Vlasnik" w:date="2026-09-28T12:19:00Z" w16du:dateUtc="2026-09-28T17:19:00Z">
        <w:r w:rsidRPr="00320A66">
          <w:rPr>
            <w:rFonts w:ascii="Times New Roman" w:hAnsi="Times New Roman" w:cs="Times New Roman"/>
            <w:sz w:val="24"/>
            <w:szCs w:val="24"/>
          </w:rPr>
          <w:t xml:space="preserve">If enrollee's pharmacy is standard and the plan has a preferred pharmacy network, agent discusses preferred pharmacies; agent helps enrollee choose a preferred pharmacy as appropriate.  If enrollee doesn't wish to </w:t>
        </w:r>
        <w:r w:rsidRPr="00320A66">
          <w:rPr>
            <w:rFonts w:ascii="Times New Roman" w:hAnsi="Times New Roman" w:cs="Times New Roman"/>
            <w:sz w:val="24"/>
            <w:szCs w:val="24"/>
          </w:rPr>
          <w:lastRenderedPageBreak/>
          <w:t>move to a preferred pharmacy, agent reviews standard pharmacy copays for each of enrollee's medications.</w:t>
        </w:r>
      </w:ins>
    </w:p>
    <w:p w14:paraId="140D9B80" w14:textId="77777777"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What do you enjoy about your current coverage? Any benefits, doctors, hospitals, cost or other feature preferences?</w:t>
      </w:r>
      <w:r w:rsidRPr="007971E2">
        <w:rPr>
          <w:rFonts w:ascii="Times New Roman" w:hAnsi="Times New Roman" w:cs="Times New Roman"/>
          <w:sz w:val="24"/>
          <w:szCs w:val="24"/>
        </w:rPr>
        <w:t>”</w:t>
      </w:r>
    </w:p>
    <w:p w14:paraId="69132E0D" w14:textId="77777777" w:rsidR="0000575B" w:rsidRPr="007971E2" w:rsidRDefault="0000575B" w:rsidP="00297AFD">
      <w:pPr>
        <w:pStyle w:val="ListParagraph"/>
        <w:numPr>
          <w:ilvl w:val="1"/>
          <w:numId w:val="11"/>
        </w:numPr>
        <w:spacing w:line="276" w:lineRule="auto"/>
        <w:rPr>
          <w:rFonts w:ascii="Times New Roman" w:hAnsi="Times New Roman" w:cs="Times New Roman"/>
          <w:i/>
          <w:iCs/>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 xml:space="preserve">What would you add or alter to have coverage you’d like even more?” </w:t>
      </w:r>
    </w:p>
    <w:p w14:paraId="1FDA9D8A" w14:textId="77777777" w:rsidR="0000575B" w:rsidRPr="007971E2" w:rsidRDefault="0000575B" w:rsidP="00297AFD">
      <w:pPr>
        <w:pStyle w:val="ListParagraph"/>
        <w:numPr>
          <w:ilvl w:val="1"/>
          <w:numId w:val="11"/>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 xml:space="preserve">“What are you hoping to gain by changing your coverage arrangement?” </w:t>
      </w:r>
    </w:p>
    <w:p w14:paraId="20DA716E" w14:textId="77777777" w:rsidR="0000575B" w:rsidRPr="007971E2" w:rsidRDefault="0000575B" w:rsidP="00297AFD">
      <w:pPr>
        <w:pStyle w:val="ListParagraph"/>
        <w:numPr>
          <w:ilvl w:val="1"/>
          <w:numId w:val="11"/>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“Is anything more important to you – like health vs Rx benefits?”</w:t>
      </w:r>
    </w:p>
    <w:p w14:paraId="773E4892" w14:textId="77777777" w:rsidR="0000575B" w:rsidRPr="007971E2" w:rsidRDefault="0000575B" w:rsidP="00297AFD">
      <w:pPr>
        <w:pStyle w:val="ListParagraph"/>
        <w:numPr>
          <w:ilvl w:val="1"/>
          <w:numId w:val="11"/>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 xml:space="preserve">“Any preference for plan types, like HMO or PPO?” </w:t>
      </w:r>
    </w:p>
    <w:p w14:paraId="2B731169" w14:textId="77777777" w:rsidR="0000575B" w:rsidRPr="007971E2" w:rsidRDefault="0000575B" w:rsidP="00297AFD">
      <w:pPr>
        <w:pStyle w:val="ListParagraph"/>
        <w:numPr>
          <w:ilvl w:val="1"/>
          <w:numId w:val="11"/>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“Is travel or living elsewhere at times part of your lifestyle?”</w:t>
      </w:r>
    </w:p>
    <w:p w14:paraId="786FB318" w14:textId="77777777" w:rsidR="00C95C31" w:rsidRPr="007971E2" w:rsidRDefault="001837EC" w:rsidP="00297AFD">
      <w:pPr>
        <w:pStyle w:val="Heading1"/>
        <w:numPr>
          <w:ilvl w:val="1"/>
          <w:numId w:val="16"/>
        </w:numPr>
        <w:rPr>
          <w:rFonts w:ascii="Times New Roman" w:hAnsi="Times New Roman" w:cs="Times New Roman"/>
          <w:sz w:val="24"/>
          <w:szCs w:val="24"/>
        </w:rPr>
      </w:pPr>
      <w:r w:rsidRPr="007971E2">
        <w:rPr>
          <w:rFonts w:ascii="Times New Roman" w:hAnsi="Times New Roman" w:cs="Times New Roman"/>
          <w:sz w:val="24"/>
          <w:szCs w:val="24"/>
        </w:rPr>
        <w:t xml:space="preserve"> </w:t>
      </w:r>
      <w:r w:rsidR="00C95C31" w:rsidRPr="007971E2">
        <w:rPr>
          <w:rFonts w:ascii="Times New Roman" w:hAnsi="Times New Roman" w:cs="Times New Roman"/>
          <w:sz w:val="24"/>
          <w:szCs w:val="24"/>
        </w:rPr>
        <w:t xml:space="preserve">NEADs Analysis: Pre Enrollment Checklist.   </w:t>
      </w:r>
    </w:p>
    <w:p w14:paraId="7036AAA2" w14:textId="77777777" w:rsidR="00C95C31" w:rsidRPr="007971E2" w:rsidRDefault="00C95C31" w:rsidP="00C95C31">
      <w:pPr>
        <w:spacing w:line="276" w:lineRule="auto"/>
        <w:rPr>
          <w:del w:id="310" w:author="Robert Vlasnik" w:date="2026-09-28T12:19:00Z" w16du:dateUtc="2026-09-28T17:19:00Z"/>
          <w:rFonts w:ascii="Times New Roman" w:hAnsi="Times New Roman" w:cs="Times New Roman"/>
          <w:i/>
          <w:iCs/>
          <w:sz w:val="24"/>
          <w:szCs w:val="24"/>
        </w:rPr>
      </w:pPr>
    </w:p>
    <w:p w14:paraId="7C3D000F" w14:textId="33D025B6" w:rsidR="0000575B" w:rsidRPr="007971E2" w:rsidRDefault="0000575B" w:rsidP="00297AFD">
      <w:pPr>
        <w:pStyle w:val="ListParagraph"/>
        <w:numPr>
          <w:ilvl w:val="0"/>
          <w:numId w:val="17"/>
        </w:numPr>
        <w:spacing w:line="276" w:lineRule="auto"/>
        <w:rPr>
          <w:rFonts w:ascii="Times New Roman" w:hAnsi="Times New Roman" w:cs="Times New Roman"/>
          <w:sz w:val="24"/>
          <w:szCs w:val="24"/>
        </w:rPr>
      </w:pPr>
      <w:r w:rsidRPr="007971E2">
        <w:rPr>
          <w:rFonts w:ascii="Times New Roman" w:hAnsi="Times New Roman" w:cs="Times New Roman"/>
          <w:sz w:val="24"/>
          <w:szCs w:val="24"/>
        </w:rPr>
        <w:t>CMS regulations require that agents ensure that, prior to</w:t>
      </w:r>
      <w:del w:id="311" w:author="Robert Vlasnik" w:date="2026-09-28T12:19:00Z" w16du:dateUtc="2026-09-28T17:19:00Z">
        <w:r w:rsidRPr="007971E2">
          <w:rPr>
            <w:rFonts w:ascii="Times New Roman" w:hAnsi="Times New Roman" w:cs="Times New Roman"/>
            <w:sz w:val="24"/>
            <w:szCs w:val="24"/>
          </w:rPr>
          <w:delText xml:space="preserve"> an</w:delText>
        </w:r>
      </w:del>
      <w:r w:rsidRPr="007971E2">
        <w:rPr>
          <w:rFonts w:ascii="Times New Roman" w:hAnsi="Times New Roman" w:cs="Times New Roman"/>
          <w:sz w:val="24"/>
          <w:szCs w:val="24"/>
        </w:rPr>
        <w:t xml:space="preserve"> </w:t>
      </w:r>
      <w:r w:rsidR="00F412AB" w:rsidRPr="007971E2">
        <w:rPr>
          <w:rFonts w:ascii="Times New Roman" w:hAnsi="Times New Roman" w:cs="Times New Roman"/>
          <w:sz w:val="24"/>
          <w:szCs w:val="24"/>
        </w:rPr>
        <w:t>enrollment</w:t>
      </w:r>
      <w:r w:rsidRPr="007971E2">
        <w:rPr>
          <w:rFonts w:ascii="Times New Roman" w:hAnsi="Times New Roman" w:cs="Times New Roman"/>
          <w:sz w:val="24"/>
          <w:szCs w:val="24"/>
        </w:rPr>
        <w:t>, CMS’ required questions and topics regarding beneficiary needs in a health plan choice are fully discussed. Topics include:</w:t>
      </w:r>
    </w:p>
    <w:p w14:paraId="4B383F5A" w14:textId="5FFD911E"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Information regarding primary care providers and specialists (</w:t>
      </w:r>
      <w:r w:rsidR="00F412AB" w:rsidRPr="007971E2">
        <w:rPr>
          <w:rFonts w:ascii="Times New Roman" w:hAnsi="Times New Roman" w:cs="Times New Roman"/>
          <w:sz w:val="24"/>
          <w:szCs w:val="24"/>
        </w:rPr>
        <w:t>whether</w:t>
      </w:r>
      <w:r w:rsidRPr="007971E2">
        <w:rPr>
          <w:rFonts w:ascii="Times New Roman" w:hAnsi="Times New Roman" w:cs="Times New Roman"/>
          <w:sz w:val="24"/>
          <w:szCs w:val="24"/>
        </w:rPr>
        <w:t xml:space="preserve"> </w:t>
      </w:r>
      <w:del w:id="312" w:author="Robert Vlasnik" w:date="2026-09-28T12:19:00Z" w16du:dateUtc="2026-09-28T17:19:00Z">
        <w:r w:rsidRPr="007971E2">
          <w:rPr>
            <w:rFonts w:ascii="Times New Roman" w:hAnsi="Times New Roman" w:cs="Times New Roman"/>
            <w:sz w:val="24"/>
            <w:szCs w:val="24"/>
          </w:rPr>
          <w:delText xml:space="preserve">or not </w:delText>
        </w:r>
      </w:del>
      <w:r w:rsidRPr="007971E2">
        <w:rPr>
          <w:rFonts w:ascii="Times New Roman" w:hAnsi="Times New Roman" w:cs="Times New Roman"/>
          <w:sz w:val="24"/>
          <w:szCs w:val="24"/>
        </w:rPr>
        <w:t>the beneficiary’s current providers are in the plan’s network)</w:t>
      </w:r>
    </w:p>
    <w:p w14:paraId="47E33BEF" w14:textId="46564210"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Prescription drug coverage and costs (including </w:t>
      </w:r>
      <w:r w:rsidR="00F412AB" w:rsidRPr="007971E2">
        <w:rPr>
          <w:rFonts w:ascii="Times New Roman" w:hAnsi="Times New Roman" w:cs="Times New Roman"/>
          <w:sz w:val="24"/>
          <w:szCs w:val="24"/>
        </w:rPr>
        <w:t>whether</w:t>
      </w:r>
      <w:del w:id="313" w:author="Robert Vlasnik" w:date="2026-09-28T12:19:00Z" w16du:dateUtc="2026-09-28T17:19:00Z">
        <w:r w:rsidRPr="007971E2">
          <w:rPr>
            <w:rFonts w:ascii="Times New Roman" w:hAnsi="Times New Roman" w:cs="Times New Roman"/>
            <w:sz w:val="24"/>
            <w:szCs w:val="24"/>
          </w:rPr>
          <w:delText xml:space="preserve"> or not</w:delText>
        </w:r>
      </w:del>
      <w:r w:rsidRPr="007971E2">
        <w:rPr>
          <w:rFonts w:ascii="Times New Roman" w:hAnsi="Times New Roman" w:cs="Times New Roman"/>
          <w:sz w:val="24"/>
          <w:szCs w:val="24"/>
        </w:rPr>
        <w:t xml:space="preserve"> the beneficiary’s current prescriptions are covered)</w:t>
      </w:r>
    </w:p>
    <w:p w14:paraId="737F0A4D" w14:textId="77777777"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Costs of health care services</w:t>
      </w:r>
    </w:p>
    <w:p w14:paraId="6BBB1AF0" w14:textId="1F78416C"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Premiums</w:t>
      </w:r>
      <w:r w:rsidR="005355AF" w:rsidRPr="007971E2">
        <w:rPr>
          <w:rFonts w:ascii="Times New Roman" w:hAnsi="Times New Roman" w:cs="Times New Roman"/>
          <w:sz w:val="24"/>
          <w:szCs w:val="24"/>
        </w:rPr>
        <w:t xml:space="preserve"> </w:t>
      </w:r>
      <w:bookmarkStart w:id="314" w:name="_Hlk138412573"/>
      <w:r w:rsidR="005355AF" w:rsidRPr="007971E2">
        <w:rPr>
          <w:rFonts w:ascii="Times New Roman" w:hAnsi="Times New Roman" w:cs="Times New Roman"/>
          <w:sz w:val="24"/>
          <w:szCs w:val="24"/>
        </w:rPr>
        <w:t>(Plan premium amount monthly, quarterly, annually and Part B premium)</w:t>
      </w:r>
      <w:bookmarkEnd w:id="314"/>
    </w:p>
    <w:p w14:paraId="040569D8" w14:textId="77777777"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Benefits</w:t>
      </w:r>
    </w:p>
    <w:p w14:paraId="5EBA324C" w14:textId="26168AA6"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Specific health care needs</w:t>
      </w:r>
      <w:r w:rsidR="00CC6AC0" w:rsidRPr="007971E2">
        <w:rPr>
          <w:rFonts w:ascii="Times New Roman" w:hAnsi="Times New Roman" w:cs="Times New Roman"/>
          <w:sz w:val="24"/>
          <w:szCs w:val="24"/>
        </w:rPr>
        <w:t xml:space="preserve"> such as durable medical equipment or physical therapy</w:t>
      </w:r>
    </w:p>
    <w:p w14:paraId="28287B9B" w14:textId="1BC24698" w:rsidR="0000575B" w:rsidRPr="007971E2" w:rsidRDefault="0000575B" w:rsidP="00297AFD">
      <w:pPr>
        <w:pStyle w:val="ListParagraph"/>
        <w:numPr>
          <w:ilvl w:val="0"/>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Agent to provide recap/Summary: “</w:t>
      </w:r>
      <w:r w:rsidRPr="007971E2">
        <w:rPr>
          <w:rFonts w:ascii="Times New Roman" w:hAnsi="Times New Roman" w:cs="Times New Roman"/>
          <w:i/>
          <w:iCs/>
          <w:sz w:val="24"/>
          <w:szCs w:val="24"/>
        </w:rPr>
        <w:t>I’ll summarize my notes for you. Did we get it all?</w:t>
      </w:r>
      <w:r w:rsidR="0013213D" w:rsidRPr="007971E2">
        <w:rPr>
          <w:rFonts w:ascii="Times New Roman" w:hAnsi="Times New Roman" w:cs="Times New Roman"/>
          <w:i/>
          <w:iCs/>
          <w:sz w:val="24"/>
          <w:szCs w:val="24"/>
        </w:rPr>
        <w:t xml:space="preserve"> Do you have any other health care needs</w:t>
      </w:r>
      <w:r w:rsidR="0013213D" w:rsidRPr="007971E2">
        <w:rPr>
          <w:rFonts w:ascii="Times New Roman" w:hAnsi="Times New Roman" w:cs="Times New Roman"/>
          <w:sz w:val="24"/>
          <w:szCs w:val="24"/>
        </w:rPr>
        <w:t>?”</w:t>
      </w:r>
    </w:p>
    <w:p w14:paraId="341AB5A9" w14:textId="77777777" w:rsidR="00060191" w:rsidRPr="007971E2" w:rsidRDefault="00F3610F" w:rsidP="00060191">
      <w:pPr>
        <w:spacing w:line="276" w:lineRule="auto"/>
        <w:contextualSpacing/>
        <w:rPr>
          <w:rFonts w:ascii="Times New Roman" w:hAnsi="Times New Roman" w:cs="Times New Roman"/>
          <w:b/>
          <w:sz w:val="24"/>
          <w:szCs w:val="24"/>
          <w:u w:val="single"/>
        </w:rPr>
      </w:pPr>
      <w:r w:rsidRPr="007971E2">
        <w:rPr>
          <w:rFonts w:ascii="Times New Roman" w:hAnsi="Times New Roman" w:cs="Times New Roman"/>
          <w:b/>
          <w:sz w:val="24"/>
          <w:szCs w:val="24"/>
          <w:u w:val="single"/>
        </w:rPr>
        <w:t>Available Plans Disclaimers.</w:t>
      </w:r>
      <w:r w:rsidR="0000575B" w:rsidRPr="007971E2">
        <w:rPr>
          <w:rFonts w:ascii="Times New Roman" w:hAnsi="Times New Roman" w:cs="Times New Roman"/>
          <w:b/>
          <w:sz w:val="24"/>
          <w:szCs w:val="24"/>
          <w:u w:val="single"/>
        </w:rPr>
        <w:t xml:space="preserve"> </w:t>
      </w:r>
    </w:p>
    <w:p w14:paraId="7FB7F1C0" w14:textId="77777777" w:rsidR="0000575B" w:rsidRPr="007971E2" w:rsidRDefault="00060191" w:rsidP="00060191">
      <w:pPr>
        <w:spacing w:line="276" w:lineRule="auto"/>
        <w:contextualSpacing/>
        <w:rPr>
          <w:rFonts w:ascii="Times New Roman" w:hAnsi="Times New Roman" w:cs="Times New Roman"/>
          <w:b/>
          <w:sz w:val="24"/>
          <w:szCs w:val="24"/>
          <w:u w:val="single"/>
        </w:rPr>
      </w:pPr>
      <w:r w:rsidRPr="007971E2">
        <w:rPr>
          <w:rFonts w:ascii="Times New Roman" w:hAnsi="Times New Roman" w:cs="Times New Roman"/>
          <w:b/>
          <w:sz w:val="24"/>
          <w:szCs w:val="24"/>
          <w:u w:val="single"/>
        </w:rPr>
        <w:t xml:space="preserve">(Agent Note: </w:t>
      </w:r>
      <w:r w:rsidRPr="007971E2">
        <w:rPr>
          <w:rFonts w:ascii="Times New Roman" w:hAnsi="Times New Roman" w:cs="Times New Roman"/>
          <w:b/>
          <w:sz w:val="24"/>
          <w:szCs w:val="24"/>
        </w:rPr>
        <w:t xml:space="preserve">Must </w:t>
      </w:r>
      <w:r w:rsidR="0000575B" w:rsidRPr="007971E2">
        <w:rPr>
          <w:rFonts w:ascii="Times New Roman" w:hAnsi="Times New Roman" w:cs="Times New Roman"/>
          <w:b/>
          <w:sz w:val="24"/>
          <w:szCs w:val="24"/>
        </w:rPr>
        <w:t>read the following disclaimers as appropriate for the types</w:t>
      </w:r>
      <w:r w:rsidRPr="007971E2">
        <w:rPr>
          <w:rFonts w:ascii="Times New Roman" w:hAnsi="Times New Roman" w:cs="Times New Roman"/>
          <w:b/>
          <w:sz w:val="24"/>
          <w:szCs w:val="24"/>
        </w:rPr>
        <w:t xml:space="preserve"> of plans available in the area)</w:t>
      </w:r>
    </w:p>
    <w:p w14:paraId="4EC25F64" w14:textId="77777777" w:rsidR="00060191" w:rsidRPr="007971E2" w:rsidRDefault="00060191" w:rsidP="00060191">
      <w:pPr>
        <w:spacing w:line="276" w:lineRule="auto"/>
        <w:ind w:left="720"/>
        <w:contextualSpacing/>
        <w:rPr>
          <w:rFonts w:ascii="Times New Roman" w:hAnsi="Times New Roman" w:cs="Times New Roman"/>
          <w:sz w:val="24"/>
          <w:szCs w:val="24"/>
        </w:rPr>
      </w:pPr>
    </w:p>
    <w:p w14:paraId="11D256EC" w14:textId="77777777" w:rsidR="00060191" w:rsidRPr="007971E2" w:rsidRDefault="0000575B" w:rsidP="00297AFD">
      <w:pPr>
        <w:numPr>
          <w:ilvl w:val="0"/>
          <w:numId w:val="11"/>
        </w:numPr>
        <w:spacing w:line="276" w:lineRule="auto"/>
        <w:contextualSpacing/>
        <w:rPr>
          <w:rFonts w:ascii="Times New Roman" w:hAnsi="Times New Roman" w:cs="Times New Roman"/>
          <w:sz w:val="24"/>
          <w:szCs w:val="24"/>
        </w:rPr>
      </w:pPr>
      <w:r w:rsidRPr="007971E2">
        <w:rPr>
          <w:rFonts w:ascii="Times New Roman" w:hAnsi="Times New Roman" w:cs="Times New Roman"/>
          <w:sz w:val="24"/>
          <w:szCs w:val="24"/>
        </w:rPr>
        <w:t xml:space="preserve">If Special Needs Plan(s) are available in the caller’s </w:t>
      </w:r>
      <w:r w:rsidR="00060191" w:rsidRPr="007971E2">
        <w:rPr>
          <w:rFonts w:ascii="Times New Roman" w:hAnsi="Times New Roman" w:cs="Times New Roman"/>
          <w:sz w:val="24"/>
          <w:szCs w:val="24"/>
        </w:rPr>
        <w:t>area, before discussing, state:</w:t>
      </w:r>
      <w:r w:rsidRPr="007971E2">
        <w:rPr>
          <w:rFonts w:ascii="Times New Roman" w:hAnsi="Times New Roman" w:cs="Times New Roman"/>
          <w:sz w:val="24"/>
          <w:szCs w:val="24"/>
        </w:rPr>
        <w:t xml:space="preserve"> </w:t>
      </w:r>
    </w:p>
    <w:p w14:paraId="4D5D5C2C" w14:textId="0852A366" w:rsidR="0000575B" w:rsidRPr="0085519B" w:rsidRDefault="0000575B" w:rsidP="00297AFD">
      <w:pPr>
        <w:numPr>
          <w:ilvl w:val="1"/>
          <w:numId w:val="11"/>
        </w:numPr>
        <w:spacing w:line="276" w:lineRule="auto"/>
        <w:contextualSpacing/>
        <w:rPr>
          <w:rFonts w:ascii="Times New Roman" w:hAnsi="Times New Roman" w:cs="Times New Roman"/>
          <w:sz w:val="24"/>
          <w:szCs w:val="24"/>
        </w:rPr>
      </w:pPr>
      <w:r w:rsidRPr="007971E2">
        <w:rPr>
          <w:rFonts w:ascii="Times New Roman" w:hAnsi="Times New Roman" w:cs="Times New Roman"/>
          <w:sz w:val="24"/>
          <w:szCs w:val="24"/>
        </w:rPr>
        <w:t>“In your area we</w:t>
      </w:r>
      <w:r w:rsidR="00060191" w:rsidRPr="007971E2">
        <w:rPr>
          <w:rFonts w:ascii="Times New Roman" w:hAnsi="Times New Roman" w:cs="Times New Roman"/>
          <w:i/>
          <w:iCs/>
          <w:sz w:val="24"/>
          <w:szCs w:val="24"/>
        </w:rPr>
        <w:t xml:space="preserve"> do offer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Chronic Care and/or Dual Eligible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Special Needs Plan(s). These are plans specifically designed for anyone who:”</w:t>
      </w:r>
    </w:p>
    <w:p w14:paraId="65533F98" w14:textId="77777777" w:rsidR="00E06200" w:rsidRPr="007971E2" w:rsidRDefault="00E06200" w:rsidP="0085519B">
      <w:pPr>
        <w:spacing w:line="276" w:lineRule="auto"/>
        <w:ind w:left="1440"/>
        <w:contextualSpacing/>
        <w:rPr>
          <w:del w:id="315" w:author="Robert Vlasnik" w:date="2026-09-28T12:19:00Z" w16du:dateUtc="2026-09-28T17:19:00Z"/>
          <w:rFonts w:ascii="Times New Roman" w:hAnsi="Times New Roman" w:cs="Times New Roman"/>
          <w:sz w:val="24"/>
          <w:szCs w:val="24"/>
        </w:rPr>
      </w:pPr>
    </w:p>
    <w:p w14:paraId="11A5E5EB" w14:textId="2ACBE632" w:rsidR="0000575B" w:rsidRDefault="0000575B" w:rsidP="00297AFD">
      <w:pPr>
        <w:numPr>
          <w:ilvl w:val="2"/>
          <w:numId w:val="11"/>
        </w:numPr>
        <w:spacing w:line="276" w:lineRule="auto"/>
        <w:contextualSpacing/>
        <w:rPr>
          <w:rFonts w:ascii="Times New Roman" w:hAnsi="Times New Roman" w:cs="Times New Roman"/>
          <w:i/>
          <w:iCs/>
          <w:sz w:val="24"/>
          <w:szCs w:val="24"/>
        </w:rPr>
      </w:pPr>
      <w:r w:rsidRPr="007971E2">
        <w:rPr>
          <w:rFonts w:ascii="Times New Roman" w:hAnsi="Times New Roman" w:cs="Times New Roman"/>
          <w:b/>
          <w:sz w:val="24"/>
          <w:szCs w:val="24"/>
          <w:u w:val="single"/>
        </w:rPr>
        <w:t xml:space="preserve">(If Chronic </w:t>
      </w:r>
      <w:del w:id="316" w:author="Robert Vlasnik" w:date="2026-09-28T12:19:00Z" w16du:dateUtc="2026-09-28T17:19:00Z">
        <w:r w:rsidRPr="007971E2">
          <w:rPr>
            <w:rFonts w:ascii="Times New Roman" w:hAnsi="Times New Roman" w:cs="Times New Roman"/>
            <w:b/>
            <w:sz w:val="24"/>
            <w:szCs w:val="24"/>
            <w:u w:val="single"/>
          </w:rPr>
          <w:delText>Care</w:delText>
        </w:r>
      </w:del>
      <w:ins w:id="317" w:author="Robert Vlasnik" w:date="2026-09-28T12:19:00Z" w16du:dateUtc="2026-09-28T17:19:00Z">
        <w:r w:rsidRPr="007971E2">
          <w:rPr>
            <w:rFonts w:ascii="Times New Roman" w:hAnsi="Times New Roman" w:cs="Times New Roman"/>
            <w:b/>
            <w:sz w:val="24"/>
            <w:szCs w:val="24"/>
            <w:u w:val="single"/>
          </w:rPr>
          <w:t>C</w:t>
        </w:r>
        <w:r w:rsidR="009E2532">
          <w:rPr>
            <w:rFonts w:ascii="Times New Roman" w:hAnsi="Times New Roman" w:cs="Times New Roman"/>
            <w:b/>
            <w:sz w:val="24"/>
            <w:szCs w:val="24"/>
            <w:u w:val="single"/>
          </w:rPr>
          <w:t>ondition</w:t>
        </w:r>
      </w:ins>
      <w:r w:rsidRPr="007971E2">
        <w:rPr>
          <w:rFonts w:ascii="Times New Roman" w:hAnsi="Times New Roman" w:cs="Times New Roman"/>
          <w:b/>
          <w:sz w:val="24"/>
          <w:szCs w:val="24"/>
          <w:u w:val="single"/>
        </w:rPr>
        <w:t xml:space="preserve"> SNP is available:</w:t>
      </w:r>
      <w:r w:rsidR="00060191" w:rsidRPr="007971E2">
        <w:rPr>
          <w:rFonts w:ascii="Times New Roman" w:hAnsi="Times New Roman" w:cs="Times New Roman"/>
          <w:b/>
          <w:sz w:val="24"/>
          <w:szCs w:val="24"/>
          <w:u w:val="single"/>
        </w:rPr>
        <w:t>)</w:t>
      </w:r>
      <w:r w:rsidRPr="007971E2">
        <w:rPr>
          <w:rFonts w:ascii="Times New Roman" w:hAnsi="Times New Roman" w:cs="Times New Roman"/>
          <w:b/>
          <w:sz w:val="24"/>
          <w:szCs w:val="24"/>
          <w:u w:val="single"/>
        </w:rPr>
        <w:t xml:space="preserve"> </w:t>
      </w:r>
      <w:r w:rsidRPr="007971E2">
        <w:rPr>
          <w:rFonts w:ascii="Times New Roman" w:hAnsi="Times New Roman" w:cs="Times New Roman"/>
          <w:b/>
          <w:i/>
          <w:iCs/>
          <w:sz w:val="24"/>
          <w:szCs w:val="24"/>
        </w:rPr>
        <w:t>“</w:t>
      </w:r>
      <w:r w:rsidR="00060191" w:rsidRPr="007971E2">
        <w:rPr>
          <w:rFonts w:ascii="Times New Roman" w:hAnsi="Times New Roman" w:cs="Times New Roman"/>
          <w:i/>
          <w:iCs/>
          <w:sz w:val="24"/>
          <w:szCs w:val="24"/>
        </w:rPr>
        <w:t>Has</w:t>
      </w:r>
      <w:r w:rsidRPr="007971E2">
        <w:rPr>
          <w:rFonts w:ascii="Times New Roman" w:hAnsi="Times New Roman" w:cs="Times New Roman"/>
          <w:i/>
          <w:iCs/>
          <w:sz w:val="24"/>
          <w:szCs w:val="24"/>
        </w:rPr>
        <w:t xml:space="preserve"> been diagnosed</w:t>
      </w:r>
      <w:ins w:id="318" w:author="Robert Vlasnik" w:date="2026-09-28T12:19:00Z" w16du:dateUtc="2026-09-28T17:19:00Z">
        <w:r w:rsidRPr="007971E2">
          <w:rPr>
            <w:rFonts w:ascii="Times New Roman" w:hAnsi="Times New Roman" w:cs="Times New Roman"/>
            <w:i/>
            <w:iCs/>
            <w:sz w:val="24"/>
            <w:szCs w:val="24"/>
          </w:rPr>
          <w:t xml:space="preserve"> </w:t>
        </w:r>
        <w:r w:rsidR="009E2532">
          <w:rPr>
            <w:rFonts w:ascii="Times New Roman" w:hAnsi="Times New Roman" w:cs="Times New Roman"/>
            <w:i/>
            <w:iCs/>
            <w:sz w:val="24"/>
            <w:szCs w:val="24"/>
          </w:rPr>
          <w:t>and meets eligibility criteria</w:t>
        </w:r>
      </w:ins>
      <w:r w:rsidR="009E2532">
        <w:rPr>
          <w:rFonts w:ascii="Times New Roman" w:hAnsi="Times New Roman" w:cs="Times New Roman"/>
          <w:i/>
          <w:iCs/>
          <w:sz w:val="24"/>
          <w:szCs w:val="24"/>
        </w:rPr>
        <w:t xml:space="preserve"> </w:t>
      </w:r>
      <w:r w:rsidRPr="007971E2">
        <w:rPr>
          <w:rFonts w:ascii="Times New Roman" w:hAnsi="Times New Roman" w:cs="Times New Roman"/>
          <w:i/>
          <w:iCs/>
          <w:sz w:val="24"/>
          <w:szCs w:val="24"/>
        </w:rPr>
        <w:t xml:space="preserve">with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list conditions of available CC SNPs such as, Diabetes, Cardiovascular Disease, etc.</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Would you like to hear more about this plan?”</w:t>
      </w:r>
    </w:p>
    <w:p w14:paraId="2D701992" w14:textId="215E3DF8" w:rsidR="00E06200" w:rsidRPr="009A2C30" w:rsidRDefault="00E06200" w:rsidP="00297AFD">
      <w:pPr>
        <w:numPr>
          <w:ilvl w:val="3"/>
          <w:numId w:val="11"/>
        </w:numPr>
        <w:spacing w:line="276" w:lineRule="auto"/>
        <w:contextualSpacing/>
        <w:rPr>
          <w:rFonts w:ascii="Times New Roman" w:hAnsi="Times New Roman" w:cs="Times New Roman"/>
          <w:i/>
          <w:iCs/>
          <w:sz w:val="24"/>
          <w:szCs w:val="24"/>
        </w:rPr>
      </w:pPr>
      <w:r>
        <w:rPr>
          <w:rFonts w:ascii="Times New Roman" w:hAnsi="Times New Roman" w:cs="Times New Roman"/>
          <w:b/>
          <w:sz w:val="24"/>
          <w:szCs w:val="24"/>
          <w:u w:val="single"/>
        </w:rPr>
        <w:t>If Yes:</w:t>
      </w:r>
      <w:r w:rsidRPr="0085519B">
        <w:rPr>
          <w:rFonts w:ascii="Times New Roman" w:hAnsi="Times New Roman" w:cs="Times New Roman"/>
          <w:i/>
          <w:sz w:val="24"/>
          <w:szCs w:val="24"/>
        </w:rPr>
        <w:t xml:space="preserve"> “There is a physician verification process required to confirm your chronic condition by the end of the first month of </w:t>
      </w:r>
      <w:r w:rsidRPr="0085519B">
        <w:rPr>
          <w:rFonts w:ascii="Times New Roman" w:hAnsi="Times New Roman" w:cs="Times New Roman"/>
          <w:i/>
          <w:sz w:val="24"/>
          <w:szCs w:val="24"/>
        </w:rPr>
        <w:lastRenderedPageBreak/>
        <w:t xml:space="preserve">enrollment in the new plan. You are responsible </w:t>
      </w:r>
      <w:r w:rsidR="009E2532" w:rsidRPr="0085519B">
        <w:rPr>
          <w:rFonts w:ascii="Times New Roman" w:hAnsi="Times New Roman" w:cs="Times New Roman"/>
          <w:i/>
          <w:sz w:val="24"/>
          <w:szCs w:val="24"/>
        </w:rPr>
        <w:t xml:space="preserve">for </w:t>
      </w:r>
      <w:del w:id="319" w:author="Robert Vlasnik" w:date="2026-09-28T12:19:00Z" w16du:dateUtc="2026-09-28T17:19:00Z">
        <w:r w:rsidRPr="0085519B">
          <w:rPr>
            <w:rFonts w:ascii="Times New Roman" w:hAnsi="Times New Roman" w:cs="Times New Roman"/>
            <w:i/>
            <w:sz w:val="24"/>
            <w:szCs w:val="24"/>
          </w:rPr>
          <w:delText>ensuring</w:delText>
        </w:r>
      </w:del>
      <w:ins w:id="320" w:author="Robert Vlasnik" w:date="2026-09-28T12:19:00Z" w16du:dateUtc="2026-09-28T17:19:00Z">
        <w:r w:rsidR="009E2532">
          <w:rPr>
            <w:rFonts w:ascii="Times New Roman" w:hAnsi="Times New Roman" w:cs="Times New Roman"/>
            <w:i/>
            <w:sz w:val="24"/>
            <w:szCs w:val="24"/>
          </w:rPr>
          <w:t>assisting</w:t>
        </w:r>
      </w:ins>
      <w:r w:rsidR="009E2532" w:rsidRPr="0085519B">
        <w:rPr>
          <w:rFonts w:ascii="Times New Roman" w:hAnsi="Times New Roman" w:cs="Times New Roman"/>
          <w:i/>
          <w:sz w:val="24"/>
          <w:szCs w:val="24"/>
        </w:rPr>
        <w:t xml:space="preserve"> that the form is completed and returned</w:t>
      </w:r>
      <w:del w:id="321" w:author="Robert Vlasnik" w:date="2026-09-28T12:19:00Z" w16du:dateUtc="2026-09-28T17:19:00Z">
        <w:r w:rsidRPr="0085519B">
          <w:rPr>
            <w:rFonts w:ascii="Times New Roman" w:hAnsi="Times New Roman" w:cs="Times New Roman"/>
            <w:i/>
            <w:sz w:val="24"/>
            <w:szCs w:val="24"/>
          </w:rPr>
          <w:delText>. If</w:delText>
        </w:r>
      </w:del>
      <w:ins w:id="322" w:author="Robert Vlasnik" w:date="2026-09-28T12:19:00Z" w16du:dateUtc="2026-09-28T17:19:00Z">
        <w:r w:rsidR="009E2532">
          <w:rPr>
            <w:rFonts w:ascii="Times New Roman" w:hAnsi="Times New Roman" w:cs="Times New Roman"/>
            <w:i/>
            <w:sz w:val="24"/>
            <w:szCs w:val="24"/>
          </w:rPr>
          <w:t xml:space="preserve"> by your physician</w:t>
        </w:r>
        <w:r w:rsidR="009E2532" w:rsidRPr="0085519B">
          <w:rPr>
            <w:rFonts w:ascii="Times New Roman" w:hAnsi="Times New Roman" w:cs="Times New Roman"/>
            <w:i/>
            <w:sz w:val="24"/>
            <w:szCs w:val="24"/>
          </w:rPr>
          <w:t xml:space="preserve">. </w:t>
        </w:r>
        <w:r w:rsidR="009E2532">
          <w:rPr>
            <w:rFonts w:ascii="Times New Roman" w:hAnsi="Times New Roman" w:cs="Times New Roman"/>
            <w:i/>
            <w:sz w:val="24"/>
            <w:szCs w:val="24"/>
          </w:rPr>
          <w:t xml:space="preserve"> This form is required to verify your eligibility to enroll and i</w:t>
        </w:r>
        <w:r w:rsidR="009E2532" w:rsidRPr="0085519B">
          <w:rPr>
            <w:rFonts w:ascii="Times New Roman" w:hAnsi="Times New Roman" w:cs="Times New Roman"/>
            <w:i/>
            <w:sz w:val="24"/>
            <w:szCs w:val="24"/>
          </w:rPr>
          <w:t>f</w:t>
        </w:r>
      </w:ins>
      <w:r w:rsidR="009E2532" w:rsidRPr="0085519B">
        <w:rPr>
          <w:rFonts w:ascii="Times New Roman" w:hAnsi="Times New Roman" w:cs="Times New Roman"/>
          <w:i/>
          <w:sz w:val="24"/>
          <w:szCs w:val="24"/>
        </w:rPr>
        <w:t xml:space="preserve"> not completed, your</w:t>
      </w:r>
      <w:r w:rsidR="009E2532">
        <w:rPr>
          <w:rFonts w:ascii="Times New Roman" w:hAnsi="Times New Roman" w:cs="Times New Roman"/>
          <w:i/>
          <w:sz w:val="24"/>
          <w:szCs w:val="24"/>
        </w:rPr>
        <w:t xml:space="preserve"> </w:t>
      </w:r>
      <w:del w:id="323" w:author="Robert Vlasnik" w:date="2026-09-28T12:19:00Z" w16du:dateUtc="2026-09-28T17:19:00Z">
        <w:r w:rsidRPr="0085519B">
          <w:rPr>
            <w:rFonts w:ascii="Times New Roman" w:hAnsi="Times New Roman" w:cs="Times New Roman"/>
            <w:i/>
            <w:sz w:val="24"/>
            <w:szCs w:val="24"/>
          </w:rPr>
          <w:delText>enrollment</w:delText>
        </w:r>
      </w:del>
      <w:ins w:id="324" w:author="Robert Vlasnik" w:date="2026-09-28T12:19:00Z" w16du:dateUtc="2026-09-28T17:19:00Z">
        <w:r w:rsidR="009E2532">
          <w:rPr>
            <w:rFonts w:ascii="Times New Roman" w:hAnsi="Times New Roman" w:cs="Times New Roman"/>
            <w:i/>
            <w:sz w:val="24"/>
            <w:szCs w:val="24"/>
          </w:rPr>
          <w:t xml:space="preserve">eligibility to </w:t>
        </w:r>
        <w:r w:rsidR="009E2532" w:rsidRPr="0085519B">
          <w:rPr>
            <w:rFonts w:ascii="Times New Roman" w:hAnsi="Times New Roman" w:cs="Times New Roman"/>
            <w:i/>
            <w:sz w:val="24"/>
            <w:szCs w:val="24"/>
          </w:rPr>
          <w:t>enroll</w:t>
        </w:r>
      </w:ins>
      <w:r w:rsidR="009E2532" w:rsidRPr="0085519B">
        <w:rPr>
          <w:rFonts w:ascii="Times New Roman" w:hAnsi="Times New Roman" w:cs="Times New Roman"/>
          <w:i/>
          <w:sz w:val="24"/>
          <w:szCs w:val="24"/>
        </w:rPr>
        <w:t xml:space="preserve"> in the C-SNP </w:t>
      </w:r>
      <w:del w:id="325" w:author="Robert Vlasnik" w:date="2026-09-28T12:19:00Z" w16du:dateUtc="2026-09-28T17:19:00Z">
        <w:r w:rsidRPr="0085519B">
          <w:rPr>
            <w:rFonts w:ascii="Times New Roman" w:hAnsi="Times New Roman" w:cs="Times New Roman"/>
            <w:i/>
            <w:sz w:val="24"/>
            <w:szCs w:val="24"/>
          </w:rPr>
          <w:delText>will</w:delText>
        </w:r>
      </w:del>
      <w:ins w:id="326" w:author="Robert Vlasnik" w:date="2026-09-28T12:19:00Z" w16du:dateUtc="2026-09-28T17:19:00Z">
        <w:r w:rsidR="009E2532">
          <w:rPr>
            <w:rFonts w:ascii="Times New Roman" w:hAnsi="Times New Roman" w:cs="Times New Roman"/>
            <w:i/>
            <w:sz w:val="24"/>
            <w:szCs w:val="24"/>
          </w:rPr>
          <w:t>cannot</w:t>
        </w:r>
      </w:ins>
      <w:r w:rsidR="009E2532">
        <w:rPr>
          <w:rFonts w:ascii="Times New Roman" w:hAnsi="Times New Roman" w:cs="Times New Roman"/>
          <w:i/>
          <w:sz w:val="24"/>
          <w:szCs w:val="24"/>
        </w:rPr>
        <w:t xml:space="preserve"> be </w:t>
      </w:r>
      <w:del w:id="327" w:author="Robert Vlasnik" w:date="2026-09-28T12:19:00Z" w16du:dateUtc="2026-09-28T17:19:00Z">
        <w:r w:rsidRPr="0085519B">
          <w:rPr>
            <w:rFonts w:ascii="Times New Roman" w:hAnsi="Times New Roman" w:cs="Times New Roman"/>
            <w:i/>
            <w:sz w:val="24"/>
            <w:szCs w:val="24"/>
          </w:rPr>
          <w:delText>voided.</w:delText>
        </w:r>
      </w:del>
      <w:ins w:id="328" w:author="Robert Vlasnik" w:date="2026-09-28T12:19:00Z" w16du:dateUtc="2026-09-28T17:19:00Z">
        <w:r w:rsidR="009E2532">
          <w:rPr>
            <w:rFonts w:ascii="Times New Roman" w:hAnsi="Times New Roman" w:cs="Times New Roman"/>
            <w:i/>
            <w:sz w:val="24"/>
            <w:szCs w:val="24"/>
          </w:rPr>
          <w:t>verified and you may be disenrolled according to CMS requirements</w:t>
        </w:r>
        <w:r w:rsidR="009E2532" w:rsidRPr="0085519B">
          <w:rPr>
            <w:rFonts w:ascii="Times New Roman" w:hAnsi="Times New Roman" w:cs="Times New Roman"/>
            <w:i/>
            <w:sz w:val="24"/>
            <w:szCs w:val="24"/>
          </w:rPr>
          <w:t xml:space="preserve">. </w:t>
        </w:r>
      </w:ins>
      <w:r w:rsidR="009E2532">
        <w:rPr>
          <w:rFonts w:ascii="Times New Roman" w:hAnsi="Times New Roman" w:cs="Times New Roman"/>
          <w:i/>
          <w:sz w:val="24"/>
          <w:szCs w:val="24"/>
        </w:rPr>
        <w:t xml:space="preserve"> </w:t>
      </w:r>
      <w:proofErr w:type="gramStart"/>
      <w:r w:rsidR="009E2532" w:rsidRPr="0085519B">
        <w:rPr>
          <w:rFonts w:ascii="Times New Roman" w:hAnsi="Times New Roman" w:cs="Times New Roman"/>
          <w:i/>
          <w:sz w:val="24"/>
          <w:szCs w:val="24"/>
        </w:rPr>
        <w:t>Process</w:t>
      </w:r>
      <w:proofErr w:type="gramEnd"/>
      <w:r w:rsidR="009E2532" w:rsidRPr="0085519B">
        <w:rPr>
          <w:rFonts w:ascii="Times New Roman" w:hAnsi="Times New Roman" w:cs="Times New Roman"/>
          <w:i/>
          <w:sz w:val="24"/>
          <w:szCs w:val="24"/>
        </w:rPr>
        <w:t xml:space="preserve"> may vary by carrier. Please see your new member</w:t>
      </w:r>
      <w:r w:rsidRPr="0085519B">
        <w:rPr>
          <w:rFonts w:ascii="Times New Roman" w:hAnsi="Times New Roman" w:cs="Times New Roman"/>
          <w:i/>
          <w:sz w:val="24"/>
          <w:szCs w:val="24"/>
        </w:rPr>
        <w:t xml:space="preserve"> materials.”</w:t>
      </w:r>
    </w:p>
    <w:p w14:paraId="14D0150B" w14:textId="4524D4B4" w:rsidR="00E06200" w:rsidRPr="00117991" w:rsidRDefault="00E06200" w:rsidP="00095D69">
      <w:pPr>
        <w:numPr>
          <w:ilvl w:val="3"/>
          <w:numId w:val="11"/>
        </w:numPr>
        <w:spacing w:after="0" w:line="276" w:lineRule="auto"/>
        <w:contextualSpacing/>
        <w:rPr>
          <w:ins w:id="329" w:author="Robert Vlasnik" w:date="2026-09-28T12:19:00Z" w16du:dateUtc="2026-09-28T17:19:00Z"/>
          <w:rFonts w:ascii="Times New Roman" w:hAnsi="Times New Roman" w:cs="Times New Roman"/>
          <w:b/>
          <w:iCs/>
          <w:color w:val="FF0000"/>
          <w:sz w:val="24"/>
          <w:szCs w:val="24"/>
        </w:rPr>
      </w:pPr>
      <w:r w:rsidRPr="00E06200">
        <w:rPr>
          <w:rFonts w:ascii="Times New Roman" w:hAnsi="Times New Roman" w:cs="Times New Roman"/>
          <w:b/>
          <w:sz w:val="24"/>
          <w:szCs w:val="24"/>
          <w:u w:val="single"/>
        </w:rPr>
        <w:t>If No:</w:t>
      </w:r>
      <w:r w:rsidRPr="00E06200">
        <w:rPr>
          <w:rFonts w:ascii="Times New Roman" w:hAnsi="Times New Roman" w:cs="Times New Roman"/>
          <w:i/>
          <w:iCs/>
          <w:sz w:val="24"/>
          <w:szCs w:val="24"/>
        </w:rPr>
        <w:t xml:space="preserve"> </w:t>
      </w:r>
      <w:r w:rsidR="00ED40C0" w:rsidRPr="0085519B">
        <w:rPr>
          <w:rFonts w:ascii="Times New Roman" w:hAnsi="Times New Roman" w:cs="Times New Roman"/>
          <w:iCs/>
          <w:sz w:val="24"/>
          <w:szCs w:val="24"/>
        </w:rPr>
        <w:t>C</w:t>
      </w:r>
      <w:r w:rsidRPr="0085519B">
        <w:rPr>
          <w:rFonts w:ascii="Times New Roman" w:hAnsi="Times New Roman" w:cs="Times New Roman"/>
          <w:iCs/>
          <w:sz w:val="24"/>
          <w:szCs w:val="24"/>
        </w:rPr>
        <w:t>ontinue the call</w:t>
      </w:r>
      <w:r w:rsidRPr="0085519B">
        <w:rPr>
          <w:rFonts w:ascii="Times New Roman" w:hAnsi="Times New Roman" w:cs="Times New Roman"/>
          <w:b/>
          <w:iCs/>
          <w:sz w:val="24"/>
          <w:szCs w:val="24"/>
        </w:rPr>
        <w:t>.</w:t>
      </w:r>
      <w:del w:id="330" w:author="Robert Vlasnik" w:date="2026-09-28T12:19:00Z" w16du:dateUtc="2026-09-28T17:19:00Z">
        <w:r w:rsidRPr="0085519B">
          <w:rPr>
            <w:rFonts w:ascii="Times New Roman" w:hAnsi="Times New Roman" w:cs="Times New Roman"/>
            <w:b/>
            <w:iCs/>
            <w:sz w:val="24"/>
            <w:szCs w:val="24"/>
          </w:rPr>
          <w:delText xml:space="preserve"> </w:delText>
        </w:r>
      </w:del>
    </w:p>
    <w:p w14:paraId="017D3431" w14:textId="00933CCA" w:rsidR="00E06200" w:rsidRPr="007C43B4" w:rsidRDefault="00117991">
      <w:pPr>
        <w:spacing w:after="0" w:line="276" w:lineRule="auto"/>
        <w:contextualSpacing/>
        <w:rPr>
          <w:rFonts w:ascii="Times New Roman" w:hAnsi="Times New Roman"/>
          <w:b/>
          <w:color w:val="FF0000"/>
          <w:sz w:val="18"/>
        </w:rPr>
        <w:pPrChange w:id="331" w:author="Robert Vlasnik" w:date="2026-09-28T12:19:00Z" w16du:dateUtc="2026-09-28T17:19:00Z">
          <w:pPr>
            <w:numPr>
              <w:ilvl w:val="3"/>
              <w:numId w:val="11"/>
            </w:numPr>
            <w:spacing w:line="276" w:lineRule="auto"/>
            <w:ind w:left="2880" w:hanging="360"/>
            <w:contextualSpacing/>
          </w:pPr>
        </w:pPrChange>
      </w:pPr>
      <w:r w:rsidRPr="007C43B4">
        <w:rPr>
          <w:rFonts w:ascii="Times New Roman" w:hAnsi="Times New Roman"/>
          <w:b/>
          <w:color w:val="FF0000"/>
          <w:sz w:val="18"/>
        </w:rPr>
        <w:t>(Agent Note: If caller later decides to enroll in a CSNP, the above information will need to be explained.)</w:t>
      </w:r>
    </w:p>
    <w:p w14:paraId="1F2EFD3C" w14:textId="77777777" w:rsidR="00E06200" w:rsidRPr="0085519B" w:rsidRDefault="00E06200" w:rsidP="0085519B">
      <w:pPr>
        <w:spacing w:line="276" w:lineRule="auto"/>
        <w:ind w:left="2880"/>
        <w:contextualSpacing/>
        <w:rPr>
          <w:del w:id="332" w:author="Robert Vlasnik" w:date="2026-09-28T12:19:00Z" w16du:dateUtc="2026-09-28T17:19:00Z"/>
          <w:rFonts w:ascii="Times New Roman" w:hAnsi="Times New Roman" w:cs="Times New Roman"/>
          <w:b/>
          <w:iCs/>
          <w:color w:val="FF0000"/>
          <w:sz w:val="24"/>
          <w:szCs w:val="24"/>
        </w:rPr>
      </w:pPr>
    </w:p>
    <w:p w14:paraId="24722B5C" w14:textId="52E9E550" w:rsidR="0000575B" w:rsidRDefault="0000575B">
      <w:pPr>
        <w:numPr>
          <w:ilvl w:val="2"/>
          <w:numId w:val="11"/>
        </w:numPr>
        <w:spacing w:before="240" w:after="0" w:line="276" w:lineRule="auto"/>
        <w:contextualSpacing/>
        <w:rPr>
          <w:rFonts w:ascii="Times New Roman" w:hAnsi="Times New Roman" w:cs="Times New Roman"/>
          <w:i/>
          <w:iCs/>
          <w:sz w:val="24"/>
          <w:szCs w:val="24"/>
        </w:rPr>
        <w:pPrChange w:id="333" w:author="Robert Vlasnik" w:date="2026-09-28T12:19:00Z" w16du:dateUtc="2026-09-28T17:19:00Z">
          <w:pPr>
            <w:numPr>
              <w:ilvl w:val="2"/>
              <w:numId w:val="11"/>
            </w:numPr>
            <w:spacing w:line="276" w:lineRule="auto"/>
            <w:ind w:left="2160" w:hanging="360"/>
            <w:contextualSpacing/>
          </w:pPr>
        </w:pPrChange>
      </w:pPr>
      <w:r w:rsidRPr="007971E2">
        <w:rPr>
          <w:rFonts w:ascii="Times New Roman" w:hAnsi="Times New Roman" w:cs="Times New Roman"/>
          <w:b/>
          <w:sz w:val="24"/>
          <w:szCs w:val="24"/>
          <w:u w:val="single"/>
        </w:rPr>
        <w:t xml:space="preserve">(If </w:t>
      </w:r>
      <w:r w:rsidR="00060191" w:rsidRPr="007971E2">
        <w:rPr>
          <w:rFonts w:ascii="Times New Roman" w:hAnsi="Times New Roman" w:cs="Times New Roman"/>
          <w:b/>
          <w:sz w:val="24"/>
          <w:szCs w:val="24"/>
          <w:u w:val="single"/>
        </w:rPr>
        <w:t>Dual Eligible SNP is available:</w:t>
      </w:r>
      <w:r w:rsidRPr="007971E2">
        <w:rPr>
          <w:rFonts w:ascii="Times New Roman" w:hAnsi="Times New Roman" w:cs="Times New Roman"/>
          <w:b/>
          <w:sz w:val="24"/>
          <w:szCs w:val="24"/>
          <w:u w:val="single"/>
        </w:rPr>
        <w:t>)</w:t>
      </w:r>
      <w:r w:rsidRPr="007971E2">
        <w:rPr>
          <w:rFonts w:ascii="Times New Roman" w:hAnsi="Times New Roman" w:cs="Times New Roman"/>
          <w:sz w:val="24"/>
          <w:szCs w:val="24"/>
          <w:u w:val="single"/>
        </w:rPr>
        <w:t xml:space="preserve"> </w:t>
      </w:r>
      <w:r w:rsidRPr="007971E2">
        <w:rPr>
          <w:rFonts w:ascii="Times New Roman" w:hAnsi="Times New Roman" w:cs="Times New Roman"/>
          <w:i/>
          <w:iCs/>
          <w:sz w:val="24"/>
          <w:szCs w:val="24"/>
        </w:rPr>
        <w:t>“</w:t>
      </w:r>
      <w:r w:rsidR="00060191" w:rsidRPr="007971E2">
        <w:rPr>
          <w:rFonts w:ascii="Times New Roman" w:hAnsi="Times New Roman" w:cs="Times New Roman"/>
          <w:i/>
          <w:iCs/>
          <w:sz w:val="24"/>
          <w:szCs w:val="24"/>
        </w:rPr>
        <w:t>Has</w:t>
      </w:r>
      <w:r w:rsidRPr="007971E2">
        <w:rPr>
          <w:rFonts w:ascii="Times New Roman" w:hAnsi="Times New Roman" w:cs="Times New Roman"/>
          <w:i/>
          <w:iCs/>
          <w:sz w:val="24"/>
          <w:szCs w:val="24"/>
        </w:rPr>
        <w:t xml:space="preserve"> both Medicare and Medicaid. Would you like to hear more about this plan?”</w:t>
      </w:r>
    </w:p>
    <w:p w14:paraId="1F7AA7F0" w14:textId="77777777" w:rsidR="00ED40C0" w:rsidRPr="00ED40C0" w:rsidRDefault="00ED40C0">
      <w:pPr>
        <w:pStyle w:val="ListParagraph"/>
        <w:numPr>
          <w:ilvl w:val="3"/>
          <w:numId w:val="11"/>
        </w:numPr>
        <w:spacing w:before="240" w:after="0"/>
        <w:rPr>
          <w:rFonts w:ascii="Times New Roman" w:hAnsi="Times New Roman" w:cs="Times New Roman"/>
          <w:b/>
          <w:sz w:val="24"/>
          <w:szCs w:val="24"/>
          <w:u w:val="single"/>
        </w:rPr>
        <w:pPrChange w:id="334" w:author="Robert Vlasnik" w:date="2026-09-28T12:19:00Z" w16du:dateUtc="2026-09-28T17:19:00Z">
          <w:pPr>
            <w:pStyle w:val="ListParagraph"/>
            <w:numPr>
              <w:ilvl w:val="3"/>
              <w:numId w:val="11"/>
            </w:numPr>
            <w:ind w:left="2880" w:hanging="360"/>
          </w:pPr>
        </w:pPrChange>
      </w:pPr>
      <w:r w:rsidRPr="00ED40C0">
        <w:rPr>
          <w:rFonts w:ascii="Times New Roman" w:hAnsi="Times New Roman" w:cs="Times New Roman"/>
          <w:b/>
          <w:sz w:val="24"/>
          <w:szCs w:val="24"/>
          <w:u w:val="single"/>
        </w:rPr>
        <w:t xml:space="preserve">If Yes: </w:t>
      </w:r>
      <w:r w:rsidRPr="0085519B">
        <w:rPr>
          <w:rFonts w:ascii="Times New Roman" w:hAnsi="Times New Roman" w:cs="Times New Roman"/>
          <w:i/>
          <w:sz w:val="24"/>
          <w:szCs w:val="24"/>
        </w:rPr>
        <w:t xml:space="preserve">“Your ability to enroll in </w:t>
      </w:r>
      <w:proofErr w:type="gramStart"/>
      <w:r w:rsidRPr="0085519B">
        <w:rPr>
          <w:rFonts w:ascii="Times New Roman" w:hAnsi="Times New Roman" w:cs="Times New Roman"/>
          <w:i/>
          <w:sz w:val="24"/>
          <w:szCs w:val="24"/>
        </w:rPr>
        <w:t>this special needs</w:t>
      </w:r>
      <w:proofErr w:type="gramEnd"/>
      <w:r w:rsidRPr="0085519B">
        <w:rPr>
          <w:rFonts w:ascii="Times New Roman" w:hAnsi="Times New Roman" w:cs="Times New Roman"/>
          <w:i/>
          <w:sz w:val="24"/>
          <w:szCs w:val="24"/>
        </w:rPr>
        <w:t xml:space="preserve"> plan is based on verification that you are entitled to both Medicare and the qualifying level of Medicaid. “</w:t>
      </w:r>
    </w:p>
    <w:p w14:paraId="2FA219DF" w14:textId="77777777" w:rsidR="00095D69" w:rsidRPr="00095D69" w:rsidRDefault="00ED40C0" w:rsidP="00275B98">
      <w:pPr>
        <w:numPr>
          <w:ilvl w:val="3"/>
          <w:numId w:val="11"/>
        </w:numPr>
        <w:spacing w:before="240" w:after="0" w:line="240" w:lineRule="auto"/>
        <w:contextualSpacing/>
        <w:rPr>
          <w:ins w:id="335" w:author="Robert Vlasnik" w:date="2026-09-28T12:19:00Z" w16du:dateUtc="2026-09-28T17:19:00Z"/>
          <w:rFonts w:ascii="Arial" w:eastAsia="Times New Roman" w:hAnsi="Arial" w:cs="Arial"/>
          <w:sz w:val="20"/>
          <w:szCs w:val="20"/>
        </w:rPr>
      </w:pPr>
      <w:r w:rsidRPr="00095D69">
        <w:rPr>
          <w:rFonts w:ascii="Times New Roman" w:hAnsi="Times New Roman" w:cs="Times New Roman"/>
          <w:b/>
          <w:iCs/>
          <w:sz w:val="24"/>
          <w:szCs w:val="24"/>
          <w:u w:val="single"/>
        </w:rPr>
        <w:t xml:space="preserve">If No: </w:t>
      </w:r>
      <w:r w:rsidRPr="00095D69">
        <w:rPr>
          <w:rFonts w:ascii="Times New Roman" w:hAnsi="Times New Roman" w:cs="Times New Roman"/>
          <w:iCs/>
          <w:sz w:val="24"/>
          <w:szCs w:val="24"/>
        </w:rPr>
        <w:t>Continue the call</w:t>
      </w:r>
      <w:r w:rsidRPr="00095D69">
        <w:rPr>
          <w:rFonts w:ascii="Times New Roman" w:hAnsi="Times New Roman" w:cs="Times New Roman"/>
          <w:b/>
          <w:iCs/>
          <w:color w:val="FF0000"/>
          <w:sz w:val="24"/>
          <w:szCs w:val="24"/>
        </w:rPr>
        <w:t xml:space="preserve">. </w:t>
      </w:r>
    </w:p>
    <w:p w14:paraId="4AF62ABC" w14:textId="1CC43E98" w:rsidR="00060191" w:rsidRPr="00AA1441" w:rsidRDefault="00117991">
      <w:pPr>
        <w:spacing w:before="240" w:after="0" w:line="240" w:lineRule="auto"/>
        <w:contextualSpacing/>
        <w:rPr>
          <w:rFonts w:ascii="Arial" w:hAnsi="Arial"/>
          <w:sz w:val="20"/>
        </w:rPr>
        <w:pPrChange w:id="336" w:author="Robert Vlasnik" w:date="2026-09-28T12:19:00Z" w16du:dateUtc="2026-09-28T17:19:00Z">
          <w:pPr>
            <w:numPr>
              <w:ilvl w:val="3"/>
              <w:numId w:val="11"/>
            </w:numPr>
            <w:spacing w:line="276" w:lineRule="auto"/>
            <w:ind w:left="2880" w:hanging="360"/>
            <w:contextualSpacing/>
          </w:pPr>
        </w:pPrChange>
      </w:pPr>
      <w:r w:rsidRPr="00AA1441">
        <w:rPr>
          <w:rFonts w:ascii="Segoe UI" w:hAnsi="Segoe UI"/>
          <w:b/>
          <w:color w:val="FF0000"/>
          <w:sz w:val="18"/>
        </w:rPr>
        <w:t>(Agent Note: If caller later decides to enroll in a DSNP, the above information will need to be explained</w:t>
      </w:r>
      <w:del w:id="337" w:author="Robert Vlasnik" w:date="2026-09-28T12:19:00Z" w16du:dateUtc="2026-09-28T17:19:00Z">
        <w:r w:rsidR="00ED40C0" w:rsidRPr="0085519B">
          <w:rPr>
            <w:rFonts w:ascii="Times New Roman" w:hAnsi="Times New Roman" w:cs="Times New Roman"/>
            <w:b/>
            <w:iCs/>
            <w:color w:val="FF0000"/>
            <w:sz w:val="24"/>
            <w:szCs w:val="24"/>
          </w:rPr>
          <w:delText>.)</w:delText>
        </w:r>
      </w:del>
      <w:ins w:id="338" w:author="Robert Vlasnik" w:date="2026-09-28T12:19:00Z" w16du:dateUtc="2026-09-28T17:19:00Z">
        <w:r w:rsidRPr="00095D69">
          <w:rPr>
            <w:rFonts w:ascii="Segoe UI" w:eastAsia="Times New Roman" w:hAnsi="Segoe UI" w:cs="Segoe UI"/>
            <w:b/>
            <w:bCs/>
            <w:color w:val="FF0000"/>
            <w:sz w:val="18"/>
            <w:szCs w:val="18"/>
          </w:rPr>
          <w:t>.</w:t>
        </w:r>
      </w:ins>
    </w:p>
    <w:p w14:paraId="68B596F9" w14:textId="77777777" w:rsidR="00060191" w:rsidRPr="007971E2" w:rsidRDefault="00060191" w:rsidP="00060191">
      <w:pPr>
        <w:spacing w:line="276" w:lineRule="auto"/>
        <w:contextualSpacing/>
        <w:rPr>
          <w:del w:id="339" w:author="Robert Vlasnik" w:date="2026-09-28T12:19:00Z" w16du:dateUtc="2026-09-28T17:19:00Z"/>
          <w:rFonts w:ascii="Times New Roman" w:hAnsi="Times New Roman" w:cs="Times New Roman"/>
          <w:i/>
          <w:iCs/>
          <w:sz w:val="24"/>
          <w:szCs w:val="24"/>
        </w:rPr>
      </w:pPr>
    </w:p>
    <w:p w14:paraId="65509AA0" w14:textId="77777777" w:rsidR="00095D69" w:rsidRPr="00AA1441" w:rsidRDefault="00095D69" w:rsidP="00AA1441">
      <w:pPr>
        <w:pStyle w:val="Title"/>
        <w:rPr>
          <w:rFonts w:ascii="Times New Roman" w:hAnsi="Times New Roman"/>
          <w:color w:val="1F4E79" w:themeColor="accent1" w:themeShade="80"/>
          <w:sz w:val="24"/>
        </w:rPr>
      </w:pPr>
    </w:p>
    <w:p w14:paraId="7CB928CF" w14:textId="5E184D0B" w:rsidR="005202DD" w:rsidRDefault="00224221" w:rsidP="00095D69">
      <w:pPr>
        <w:pStyle w:val="Title"/>
        <w:rPr>
          <w:rFonts w:ascii="Times New Roman" w:hAnsi="Times New Roman" w:cs="Times New Roman"/>
          <w:color w:val="1F4E79" w:themeColor="accent1" w:themeShade="80"/>
          <w:sz w:val="24"/>
          <w:szCs w:val="24"/>
        </w:rPr>
      </w:pPr>
      <w:r w:rsidRPr="00774322">
        <w:rPr>
          <w:rFonts w:ascii="Times New Roman" w:hAnsi="Times New Roman" w:cs="Times New Roman"/>
          <w:color w:val="1F4E79" w:themeColor="accent1" w:themeShade="80"/>
          <w:sz w:val="24"/>
          <w:szCs w:val="24"/>
        </w:rPr>
        <w:t xml:space="preserve">Section 6: Selling Process. </w:t>
      </w:r>
    </w:p>
    <w:p w14:paraId="78A132AE" w14:textId="6736E03E" w:rsidR="009D3021" w:rsidRPr="00AA1441" w:rsidRDefault="00223F92">
      <w:pPr>
        <w:pStyle w:val="Heading1"/>
        <w:numPr>
          <w:ilvl w:val="1"/>
          <w:numId w:val="18"/>
        </w:numPr>
        <w:spacing w:before="0"/>
        <w:rPr>
          <w:rFonts w:ascii="Times New Roman" w:hAnsi="Times New Roman"/>
          <w:b/>
          <w:color w:val="1F4E79" w:themeColor="accent1" w:themeShade="80"/>
          <w:sz w:val="24"/>
        </w:rPr>
        <w:pPrChange w:id="340" w:author="Robert Vlasnik" w:date="2026-09-28T12:19:00Z" w16du:dateUtc="2026-09-28T17:19:00Z">
          <w:pPr>
            <w:pStyle w:val="Heading1"/>
            <w:numPr>
              <w:ilvl w:val="1"/>
              <w:numId w:val="18"/>
            </w:numPr>
            <w:ind w:left="720" w:hanging="720"/>
          </w:pPr>
        </w:pPrChange>
      </w:pPr>
      <w:r w:rsidRPr="00AA1441">
        <w:rPr>
          <w:rFonts w:ascii="Times New Roman" w:hAnsi="Times New Roman"/>
          <w:color w:val="1F4E79" w:themeColor="accent1" w:themeShade="80"/>
          <w:sz w:val="24"/>
        </w:rPr>
        <w:t xml:space="preserve">Selling Process: Available Plans.   </w:t>
      </w:r>
    </w:p>
    <w:p w14:paraId="196DC6CB" w14:textId="77777777" w:rsidR="009D3021" w:rsidRPr="0085519B" w:rsidRDefault="005202DD" w:rsidP="009D3021">
      <w:pPr>
        <w:rPr>
          <w:del w:id="341" w:author="Robert Vlasnik" w:date="2026-09-28T12:19:00Z" w16du:dateUtc="2026-09-28T17:19:00Z"/>
          <w:rFonts w:ascii="Times New Roman" w:hAnsi="Times New Roman" w:cs="Times New Roman"/>
          <w:b/>
          <w:color w:val="FF0000"/>
          <w:sz w:val="24"/>
          <w:szCs w:val="24"/>
        </w:rPr>
      </w:pPr>
      <w:del w:id="342" w:author="Robert Vlasnik" w:date="2026-09-28T12:19:00Z" w16du:dateUtc="2026-09-28T17:19:00Z">
        <w:r w:rsidRPr="007971E2">
          <w:rPr>
            <w:rFonts w:ascii="Times New Roman" w:hAnsi="Times New Roman" w:cs="Times New Roman"/>
            <w:b/>
            <w:sz w:val="24"/>
            <w:szCs w:val="24"/>
          </w:rPr>
          <w:br w:type="textWrapping" w:clear="all"/>
        </w:r>
        <w:r w:rsidR="00060191" w:rsidRPr="0085519B">
          <w:rPr>
            <w:rFonts w:ascii="Times New Roman" w:hAnsi="Times New Roman" w:cs="Times New Roman"/>
            <w:b/>
            <w:color w:val="FF0000"/>
            <w:sz w:val="24"/>
            <w:szCs w:val="24"/>
          </w:rPr>
          <w:delText>(Agent note: Determine if there is a suitable plan for the beneficiary based upon a full NEADS analysis.  The agent needs to compare all plans that may be in the best interest of the beneficiary, unless the beneficiary specifically states that they only want a particular plan)</w:delText>
        </w:r>
      </w:del>
    </w:p>
    <w:p w14:paraId="5B223026" w14:textId="77777777" w:rsidR="008C591F" w:rsidRPr="007971E2" w:rsidRDefault="00060191" w:rsidP="00117991">
      <w:pPr>
        <w:pStyle w:val="ListParagraph"/>
        <w:numPr>
          <w:ilvl w:val="0"/>
          <w:numId w:val="11"/>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there is a suitable option, s</w:t>
      </w:r>
      <w:r w:rsidR="008C591F" w:rsidRPr="007971E2">
        <w:rPr>
          <w:rFonts w:ascii="Times New Roman" w:hAnsi="Times New Roman" w:cs="Times New Roman"/>
          <w:b/>
          <w:sz w:val="24"/>
          <w:szCs w:val="24"/>
        </w:rPr>
        <w:t>tate:</w:t>
      </w:r>
      <w:r w:rsidRPr="007971E2">
        <w:rPr>
          <w:rFonts w:ascii="Times New Roman" w:hAnsi="Times New Roman" w:cs="Times New Roman"/>
          <w:sz w:val="24"/>
          <w:szCs w:val="24"/>
        </w:rPr>
        <w:t xml:space="preserve"> </w:t>
      </w:r>
    </w:p>
    <w:p w14:paraId="499E1438" w14:textId="16D14B04" w:rsidR="008C591F" w:rsidRPr="00117991" w:rsidRDefault="00060191" w:rsidP="00117991">
      <w:pPr>
        <w:pStyle w:val="ListParagraph"/>
        <w:numPr>
          <w:ilvl w:val="1"/>
          <w:numId w:val="11"/>
        </w:numPr>
        <w:spacing w:after="0" w:line="276" w:lineRule="auto"/>
        <w:rPr>
          <w:ins w:id="343" w:author="Robert Vlasnik" w:date="2026-09-28T12:19:00Z" w16du:dateUtc="2026-09-28T17:19:00Z"/>
          <w:rFonts w:ascii="Times New Roman" w:hAnsi="Times New Roman" w:cs="Times New Roman"/>
          <w:color w:val="FF0000"/>
          <w:sz w:val="24"/>
          <w:szCs w:val="24"/>
        </w:rPr>
      </w:pPr>
      <w:r w:rsidRPr="007971E2">
        <w:rPr>
          <w:rFonts w:ascii="Times New Roman" w:hAnsi="Times New Roman" w:cs="Times New Roman"/>
          <w:i/>
          <w:sz w:val="24"/>
          <w:szCs w:val="24"/>
        </w:rPr>
        <w:t xml:space="preserve">“Based on your needs, the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plan name(s)</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xml:space="preserve"> seem(s) like a good option for you.”</w:t>
      </w:r>
      <w:r w:rsidRPr="007971E2">
        <w:rPr>
          <w:rFonts w:ascii="Times New Roman" w:hAnsi="Times New Roman" w:cs="Times New Roman"/>
          <w:sz w:val="24"/>
          <w:szCs w:val="24"/>
        </w:rPr>
        <w:t xml:space="preserve"> </w:t>
      </w:r>
      <w:ins w:id="344" w:author="Robert Vlasnik" w:date="2026-09-28T12:19:00Z" w16du:dateUtc="2026-09-28T17:19:00Z">
        <w:r w:rsidR="007273ED">
          <w:rPr>
            <w:rFonts w:ascii="Times New Roman" w:hAnsi="Times New Roman" w:cs="Times New Roman"/>
            <w:sz w:val="24"/>
            <w:szCs w:val="24"/>
          </w:rPr>
          <w:t xml:space="preserve">  </w:t>
        </w:r>
      </w:ins>
    </w:p>
    <w:p w14:paraId="462C8266" w14:textId="20A2A871" w:rsidR="00117991" w:rsidRPr="00AA1441" w:rsidRDefault="00117991">
      <w:pPr>
        <w:spacing w:after="0" w:line="276" w:lineRule="auto"/>
        <w:rPr>
          <w:rFonts w:ascii="Times New Roman" w:hAnsi="Times New Roman"/>
          <w:color w:val="FF0000"/>
          <w:sz w:val="18"/>
        </w:rPr>
        <w:pPrChange w:id="345" w:author="Robert Vlasnik" w:date="2026-09-28T12:19:00Z" w16du:dateUtc="2026-09-28T17:19:00Z">
          <w:pPr>
            <w:pStyle w:val="ListParagraph"/>
            <w:numPr>
              <w:ilvl w:val="1"/>
              <w:numId w:val="11"/>
            </w:numPr>
            <w:spacing w:line="276" w:lineRule="auto"/>
            <w:ind w:left="1440" w:hanging="360"/>
          </w:pPr>
        </w:pPrChange>
      </w:pPr>
      <w:r w:rsidRPr="00AA1441">
        <w:rPr>
          <w:rFonts w:ascii="Times New Roman" w:hAnsi="Times New Roman"/>
          <w:b/>
          <w:color w:val="FF0000"/>
          <w:sz w:val="18"/>
        </w:rPr>
        <w:t xml:space="preserve">(Agent </w:t>
      </w:r>
      <w:proofErr w:type="gramStart"/>
      <w:r w:rsidRPr="00AA1441">
        <w:rPr>
          <w:rFonts w:ascii="Times New Roman" w:hAnsi="Times New Roman"/>
          <w:b/>
          <w:color w:val="FF0000"/>
          <w:sz w:val="18"/>
        </w:rPr>
        <w:t>note:</w:t>
      </w:r>
      <w:proofErr w:type="gramEnd"/>
      <w:r w:rsidRPr="00AA1441">
        <w:rPr>
          <w:rFonts w:ascii="Times New Roman" w:hAnsi="Times New Roman"/>
          <w:b/>
          <w:color w:val="FF0000"/>
          <w:sz w:val="18"/>
        </w:rPr>
        <w:t xml:space="preserve"> explain why the plan(s) seem like the best fit for their needs. For example, if low premiums and prescription coverage are important, explain that these are features of the plan(s) you’re suggesting.)</w:t>
      </w:r>
      <w:del w:id="346" w:author="Robert Vlasnik" w:date="2026-09-28T12:19:00Z" w16du:dateUtc="2026-09-28T17:19:00Z">
        <w:r w:rsidR="00060191" w:rsidRPr="0085519B">
          <w:rPr>
            <w:rFonts w:ascii="Times New Roman" w:hAnsi="Times New Roman" w:cs="Times New Roman"/>
            <w:b/>
            <w:color w:val="FF0000"/>
            <w:sz w:val="24"/>
            <w:szCs w:val="24"/>
          </w:rPr>
          <w:delText xml:space="preserve"> </w:delText>
        </w:r>
      </w:del>
    </w:p>
    <w:p w14:paraId="507A9032" w14:textId="77777777" w:rsidR="00060191" w:rsidRPr="007971E2" w:rsidRDefault="00060191" w:rsidP="008C591F">
      <w:pPr>
        <w:pStyle w:val="ListParagraph"/>
        <w:numPr>
          <w:ilvl w:val="1"/>
          <w:numId w:val="11"/>
        </w:numPr>
        <w:spacing w:line="276" w:lineRule="auto"/>
        <w:rPr>
          <w:del w:id="347" w:author="Robert Vlasnik" w:date="2026-09-28T12:19:00Z" w16du:dateUtc="2026-09-28T17:19:00Z"/>
          <w:rFonts w:ascii="Times New Roman" w:hAnsi="Times New Roman" w:cs="Times New Roman"/>
          <w:sz w:val="24"/>
          <w:szCs w:val="24"/>
        </w:rPr>
      </w:pPr>
      <w:del w:id="348" w:author="Robert Vlasnik" w:date="2026-09-28T12:19:00Z" w16du:dateUtc="2026-09-28T17:19:00Z">
        <w:r w:rsidRPr="007971E2">
          <w:rPr>
            <w:rFonts w:ascii="Times New Roman" w:hAnsi="Times New Roman" w:cs="Times New Roman"/>
            <w:sz w:val="24"/>
            <w:szCs w:val="24"/>
          </w:rPr>
          <w:delText xml:space="preserve">Then ask if they’d like to hear </w:delText>
        </w:r>
        <w:r w:rsidR="008C591F" w:rsidRPr="007971E2">
          <w:rPr>
            <w:rFonts w:ascii="Times New Roman" w:hAnsi="Times New Roman" w:cs="Times New Roman"/>
            <w:sz w:val="24"/>
            <w:szCs w:val="24"/>
          </w:rPr>
          <w:delText>more details about the plan(s).</w:delText>
        </w:r>
      </w:del>
    </w:p>
    <w:p w14:paraId="08FA9E91" w14:textId="77777777" w:rsidR="00060191" w:rsidRPr="007971E2" w:rsidRDefault="00060191" w:rsidP="008C591F">
      <w:pPr>
        <w:pStyle w:val="ListParagraph"/>
        <w:numPr>
          <w:ilvl w:val="2"/>
          <w:numId w:val="11"/>
        </w:numPr>
        <w:spacing w:line="276" w:lineRule="auto"/>
        <w:rPr>
          <w:del w:id="349" w:author="Robert Vlasnik" w:date="2026-09-28T12:19:00Z" w16du:dateUtc="2026-09-28T17:19:00Z"/>
          <w:rFonts w:ascii="Times New Roman" w:hAnsi="Times New Roman" w:cs="Times New Roman"/>
          <w:sz w:val="24"/>
          <w:szCs w:val="24"/>
        </w:rPr>
      </w:pPr>
      <w:del w:id="350" w:author="Robert Vlasnik" w:date="2026-09-28T12:19:00Z" w16du:dateUtc="2026-09-28T17:19:00Z">
        <w:r w:rsidRPr="007971E2">
          <w:rPr>
            <w:rFonts w:ascii="Times New Roman" w:hAnsi="Times New Roman" w:cs="Times New Roman"/>
            <w:sz w:val="24"/>
            <w:szCs w:val="24"/>
          </w:rPr>
          <w:delText>If yes, continue.</w:delText>
        </w:r>
      </w:del>
    </w:p>
    <w:p w14:paraId="11A1D055" w14:textId="26DC9113" w:rsidR="00060191" w:rsidRPr="007971E2" w:rsidRDefault="00060191">
      <w:pPr>
        <w:pStyle w:val="ListParagraph"/>
        <w:spacing w:line="276" w:lineRule="auto"/>
        <w:ind w:left="2160"/>
        <w:rPr>
          <w:rFonts w:ascii="Times New Roman" w:hAnsi="Times New Roman" w:cs="Times New Roman"/>
          <w:sz w:val="24"/>
          <w:szCs w:val="24"/>
        </w:rPr>
        <w:pPrChange w:id="351" w:author="Robert Vlasnik" w:date="2026-09-28T12:19:00Z" w16du:dateUtc="2026-09-28T17:19:00Z">
          <w:pPr>
            <w:pStyle w:val="ListParagraph"/>
            <w:numPr>
              <w:ilvl w:val="2"/>
              <w:numId w:val="11"/>
            </w:numPr>
            <w:spacing w:line="276" w:lineRule="auto"/>
            <w:ind w:left="2160" w:hanging="360"/>
          </w:pPr>
        </w:pPrChange>
      </w:pPr>
      <w:del w:id="352" w:author="Robert Vlasnik" w:date="2026-09-28T12:19:00Z" w16du:dateUtc="2026-09-28T17:19:00Z">
        <w:r w:rsidRPr="007971E2">
          <w:rPr>
            <w:rFonts w:ascii="Times New Roman" w:hAnsi="Times New Roman" w:cs="Times New Roman"/>
            <w:sz w:val="24"/>
            <w:szCs w:val="24"/>
          </w:rPr>
          <w:delText>If no, probe further and then continue.</w:delText>
        </w:r>
      </w:del>
    </w:p>
    <w:p w14:paraId="07C21470" w14:textId="77777777" w:rsidR="008C591F" w:rsidRPr="007971E2" w:rsidRDefault="008C591F" w:rsidP="00117991">
      <w:pPr>
        <w:pStyle w:val="ListParagraph"/>
        <w:numPr>
          <w:ilvl w:val="0"/>
          <w:numId w:val="11"/>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there is no suitable option</w:t>
      </w:r>
      <w:r w:rsidRPr="007971E2">
        <w:rPr>
          <w:rFonts w:ascii="Times New Roman" w:hAnsi="Times New Roman" w:cs="Times New Roman"/>
          <w:sz w:val="24"/>
          <w:szCs w:val="24"/>
        </w:rPr>
        <w:t xml:space="preserve"> (i.e., because of their area, current coverage exceeds coverage options available, etc.), </w:t>
      </w:r>
      <w:r w:rsidRPr="007971E2">
        <w:rPr>
          <w:rFonts w:ascii="Times New Roman" w:hAnsi="Times New Roman" w:cs="Times New Roman"/>
          <w:b/>
          <w:sz w:val="24"/>
          <w:szCs w:val="24"/>
        </w:rPr>
        <w:t>state the following</w:t>
      </w:r>
      <w:r w:rsidRPr="007971E2">
        <w:rPr>
          <w:rFonts w:ascii="Times New Roman" w:hAnsi="Times New Roman" w:cs="Times New Roman"/>
          <w:sz w:val="24"/>
          <w:szCs w:val="24"/>
        </w:rPr>
        <w:t>:</w:t>
      </w:r>
    </w:p>
    <w:p w14:paraId="3B96D212" w14:textId="75F751DB" w:rsidR="008C591F" w:rsidRDefault="008C591F" w:rsidP="00117991">
      <w:pPr>
        <w:pStyle w:val="ListParagraph"/>
        <w:numPr>
          <w:ilvl w:val="1"/>
          <w:numId w:val="11"/>
        </w:numPr>
        <w:spacing w:after="0" w:line="276" w:lineRule="auto"/>
        <w:rPr>
          <w:ins w:id="353" w:author="Robert Vlasnik" w:date="2026-09-28T12:19:00Z" w16du:dateUtc="2026-09-28T17:19:00Z"/>
          <w:rFonts w:ascii="Times New Roman" w:hAnsi="Times New Roman" w:cs="Times New Roman"/>
          <w:i/>
          <w:sz w:val="24"/>
          <w:szCs w:val="24"/>
        </w:rPr>
      </w:pPr>
      <w:r w:rsidRPr="007971E2">
        <w:rPr>
          <w:rFonts w:ascii="Times New Roman" w:hAnsi="Times New Roman" w:cs="Times New Roman"/>
          <w:sz w:val="24"/>
          <w:szCs w:val="24"/>
        </w:rPr>
        <w:t>“</w:t>
      </w:r>
      <w:r w:rsidRPr="007971E2">
        <w:rPr>
          <w:rFonts w:ascii="Times New Roman" w:hAnsi="Times New Roman" w:cs="Times New Roman"/>
          <w:i/>
          <w:sz w:val="24"/>
          <w:szCs w:val="24"/>
        </w:rPr>
        <w:t xml:space="preserve">Based on the information you have provided, it appears that we may not have a plan that will work for you.” </w:t>
      </w:r>
      <w:ins w:id="354" w:author="Robert Vlasnik" w:date="2026-09-28T12:19:00Z" w16du:dateUtc="2026-09-28T17:19:00Z">
        <w:r w:rsidR="007273ED">
          <w:rPr>
            <w:rFonts w:ascii="Times New Roman" w:hAnsi="Times New Roman" w:cs="Times New Roman"/>
            <w:i/>
            <w:sz w:val="24"/>
            <w:szCs w:val="24"/>
          </w:rPr>
          <w:t xml:space="preserve">  </w:t>
        </w:r>
      </w:ins>
    </w:p>
    <w:p w14:paraId="1D6ADCD3" w14:textId="628AB318" w:rsidR="00117991" w:rsidRPr="00AA1441" w:rsidRDefault="00117991">
      <w:pPr>
        <w:spacing w:after="0" w:line="276" w:lineRule="auto"/>
        <w:rPr>
          <w:rFonts w:ascii="Times New Roman" w:hAnsi="Times New Roman"/>
          <w:color w:val="FF0000"/>
          <w:sz w:val="18"/>
        </w:rPr>
        <w:pPrChange w:id="355" w:author="Robert Vlasnik" w:date="2026-09-28T12:19:00Z" w16du:dateUtc="2026-09-28T17:19:00Z">
          <w:pPr>
            <w:pStyle w:val="ListParagraph"/>
            <w:numPr>
              <w:ilvl w:val="1"/>
              <w:numId w:val="11"/>
            </w:numPr>
            <w:spacing w:line="276" w:lineRule="auto"/>
            <w:ind w:left="1440" w:hanging="360"/>
          </w:pPr>
        </w:pPrChange>
      </w:pPr>
      <w:r w:rsidRPr="00AA1441">
        <w:rPr>
          <w:rFonts w:ascii="Times New Roman" w:hAnsi="Times New Roman"/>
          <w:b/>
          <w:color w:val="FF0000"/>
          <w:sz w:val="18"/>
        </w:rPr>
        <w:t xml:space="preserve">(Agent </w:t>
      </w:r>
      <w:proofErr w:type="gramStart"/>
      <w:r w:rsidRPr="00AA1441">
        <w:rPr>
          <w:rFonts w:ascii="Times New Roman" w:hAnsi="Times New Roman"/>
          <w:b/>
          <w:color w:val="FF0000"/>
          <w:sz w:val="18"/>
        </w:rPr>
        <w:t>note:</w:t>
      </w:r>
      <w:proofErr w:type="gramEnd"/>
      <w:r w:rsidRPr="00AA1441">
        <w:rPr>
          <w:rFonts w:ascii="Times New Roman" w:hAnsi="Times New Roman"/>
          <w:b/>
          <w:color w:val="FF0000"/>
          <w:sz w:val="18"/>
        </w:rPr>
        <w:t xml:space="preserve"> explain to the caller why you believe there may not be a suitable plan.)</w:t>
      </w:r>
    </w:p>
    <w:p w14:paraId="2405DE06" w14:textId="77777777" w:rsidR="008C591F" w:rsidRPr="007971E2" w:rsidRDefault="008C591F">
      <w:pPr>
        <w:pStyle w:val="ListParagraph"/>
        <w:numPr>
          <w:ilvl w:val="2"/>
          <w:numId w:val="11"/>
        </w:numPr>
        <w:spacing w:after="0" w:line="276" w:lineRule="auto"/>
        <w:rPr>
          <w:rFonts w:ascii="Times New Roman" w:hAnsi="Times New Roman" w:cs="Times New Roman"/>
          <w:sz w:val="24"/>
          <w:szCs w:val="24"/>
        </w:rPr>
        <w:pPrChange w:id="356" w:author="Robert Vlasnik" w:date="2026-09-28T12:19:00Z" w16du:dateUtc="2026-09-28T17:19:00Z">
          <w:pPr>
            <w:pStyle w:val="ListParagraph"/>
            <w:numPr>
              <w:ilvl w:val="2"/>
              <w:numId w:val="11"/>
            </w:numPr>
            <w:spacing w:line="276" w:lineRule="auto"/>
            <w:ind w:left="2160" w:hanging="360"/>
          </w:pPr>
        </w:pPrChange>
      </w:pPr>
      <w:r w:rsidRPr="007971E2">
        <w:rPr>
          <w:rFonts w:ascii="Times New Roman" w:hAnsi="Times New Roman" w:cs="Times New Roman"/>
          <w:sz w:val="24"/>
          <w:szCs w:val="24"/>
        </w:rPr>
        <w:t>If the caller does not agree and wishes to continue discussing Medicare plans, continue through the script.</w:t>
      </w:r>
    </w:p>
    <w:p w14:paraId="10234BB9" w14:textId="05371D0A" w:rsidR="008C591F" w:rsidRPr="007971E2" w:rsidRDefault="008C591F" w:rsidP="00297AFD">
      <w:pPr>
        <w:pStyle w:val="ListParagraph"/>
        <w:numPr>
          <w:ilvl w:val="2"/>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lastRenderedPageBreak/>
        <w:t xml:space="preserve">If the caller agrees that there is not a suitable plan for the caller, go to </w:t>
      </w:r>
      <w:del w:id="357" w:author="Robert Vlasnik" w:date="2026-09-28T12:19:00Z" w16du:dateUtc="2026-09-28T17:19:00Z">
        <w:r w:rsidR="00785438" w:rsidRPr="0085519B">
          <w:rPr>
            <w:rFonts w:ascii="Times New Roman" w:hAnsi="Times New Roman" w:cs="Times New Roman"/>
            <w:b/>
            <w:sz w:val="24"/>
            <w:szCs w:val="24"/>
          </w:rPr>
          <w:delText>Section9</w:delText>
        </w:r>
      </w:del>
      <w:ins w:id="358" w:author="Robert Vlasnik" w:date="2026-09-28T12:19:00Z" w16du:dateUtc="2026-09-28T17:19:00Z">
        <w:r w:rsidR="00785438" w:rsidRPr="0085519B">
          <w:rPr>
            <w:rFonts w:ascii="Times New Roman" w:hAnsi="Times New Roman" w:cs="Times New Roman"/>
            <w:b/>
            <w:sz w:val="24"/>
            <w:szCs w:val="24"/>
          </w:rPr>
          <w:t>Section</w:t>
        </w:r>
        <w:r w:rsidR="00CD4120">
          <w:rPr>
            <w:rFonts w:ascii="Times New Roman" w:hAnsi="Times New Roman" w:cs="Times New Roman"/>
            <w:b/>
            <w:sz w:val="24"/>
            <w:szCs w:val="24"/>
          </w:rPr>
          <w:t xml:space="preserve"> 8</w:t>
        </w:r>
      </w:ins>
      <w:r w:rsidR="00785438" w:rsidRPr="0085519B">
        <w:rPr>
          <w:rFonts w:ascii="Times New Roman" w:hAnsi="Times New Roman" w:cs="Times New Roman"/>
          <w:b/>
          <w:sz w:val="24"/>
          <w:szCs w:val="24"/>
        </w:rPr>
        <w:t>:</w:t>
      </w:r>
      <w:r w:rsidRPr="0085519B">
        <w:rPr>
          <w:rFonts w:ascii="Times New Roman" w:hAnsi="Times New Roman" w:cs="Times New Roman"/>
          <w:b/>
          <w:sz w:val="24"/>
          <w:szCs w:val="24"/>
        </w:rPr>
        <w:t xml:space="preserve"> </w:t>
      </w:r>
      <w:r w:rsidR="00C4158C" w:rsidRPr="0085519B">
        <w:rPr>
          <w:rFonts w:ascii="Times New Roman" w:hAnsi="Times New Roman" w:cs="Times New Roman"/>
          <w:b/>
          <w:sz w:val="24"/>
          <w:szCs w:val="24"/>
        </w:rPr>
        <w:t>“</w:t>
      </w:r>
      <w:r w:rsidRPr="0085519B">
        <w:rPr>
          <w:rFonts w:ascii="Times New Roman" w:hAnsi="Times New Roman" w:cs="Times New Roman"/>
          <w:b/>
          <w:sz w:val="24"/>
          <w:szCs w:val="24"/>
        </w:rPr>
        <w:t>Closing the Call</w:t>
      </w:r>
      <w:r w:rsidR="00C4158C" w:rsidRPr="0085519B">
        <w:rPr>
          <w:rFonts w:ascii="Times New Roman" w:hAnsi="Times New Roman" w:cs="Times New Roman"/>
          <w:b/>
          <w:sz w:val="24"/>
          <w:szCs w:val="24"/>
        </w:rPr>
        <w:t>”</w:t>
      </w:r>
    </w:p>
    <w:p w14:paraId="351CACE2" w14:textId="77777777" w:rsidR="008C591F" w:rsidRPr="007971E2" w:rsidRDefault="008C591F" w:rsidP="00297AFD">
      <w:pPr>
        <w:pStyle w:val="ListParagraph"/>
        <w:numPr>
          <w:ilvl w:val="0"/>
          <w:numId w:val="11"/>
        </w:numPr>
        <w:spacing w:line="276" w:lineRule="auto"/>
        <w:rPr>
          <w:rFonts w:ascii="Times New Roman" w:hAnsi="Times New Roman" w:cs="Times New Roman"/>
          <w:sz w:val="24"/>
          <w:szCs w:val="24"/>
        </w:rPr>
      </w:pPr>
      <w:r w:rsidRPr="007971E2">
        <w:rPr>
          <w:rFonts w:ascii="Times New Roman" w:hAnsi="Times New Roman" w:cs="Times New Roman"/>
          <w:b/>
          <w:bCs/>
          <w:sz w:val="24"/>
          <w:szCs w:val="24"/>
        </w:rPr>
        <w:t>DURING AEP</w:t>
      </w:r>
      <w:r w:rsidRPr="007971E2">
        <w:rPr>
          <w:rFonts w:ascii="Times New Roman" w:hAnsi="Times New Roman" w:cs="Times New Roman"/>
          <w:sz w:val="24"/>
          <w:szCs w:val="24"/>
        </w:rPr>
        <w:t>: if discussing a plan that will NOT be renewing for the upcoming plan year for a beneficiary with IEP/ICEP or SEP for current plan year, state {verbatim}:</w:t>
      </w:r>
    </w:p>
    <w:p w14:paraId="2821282E" w14:textId="17AD84F3" w:rsidR="008C591F" w:rsidRPr="007971E2" w:rsidRDefault="008C591F" w:rsidP="00297AFD">
      <w:pPr>
        <w:pStyle w:val="ListParagraph"/>
        <w:numPr>
          <w:ilvl w:val="1"/>
          <w:numId w:val="11"/>
        </w:numPr>
        <w:spacing w:line="276" w:lineRule="auto"/>
        <w:rPr>
          <w:rFonts w:ascii="Times New Roman" w:hAnsi="Times New Roman" w:cs="Times New Roman"/>
          <w:i/>
          <w:sz w:val="24"/>
          <w:szCs w:val="24"/>
        </w:rPr>
      </w:pPr>
      <w:r w:rsidRPr="007971E2">
        <w:rPr>
          <w:rFonts w:ascii="Times New Roman" w:hAnsi="Times New Roman" w:cs="Times New Roman"/>
          <w:i/>
          <w:sz w:val="24"/>
          <w:szCs w:val="24"/>
        </w:rPr>
        <w:t>“</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Carrier name, plan type, contract/PBP number</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xml:space="preserve"> will not be available in this area effective January. You may choose to enroll in the plan, but the coverage will automatically end on December 31. You are entitled to enroll into a new Medicare Advantage or Prescription Drug plan between October 15th and the end of February. However, if you want the new plan to be effective January 1st, your completed application must be submitted and received by December 31st. If you do not enroll into a Medicare Advantage or Prescription Drug plan by December 31st, you will be disenrolled from your current plan and only have Original Medicare as of January 1st.”</w:t>
      </w:r>
    </w:p>
    <w:p w14:paraId="1B0F2A88" w14:textId="77777777" w:rsidR="008C591F" w:rsidRPr="007971E2" w:rsidRDefault="008C591F" w:rsidP="008C591F">
      <w:pPr>
        <w:pStyle w:val="ListParagraph"/>
        <w:spacing w:line="276" w:lineRule="auto"/>
        <w:rPr>
          <w:rFonts w:ascii="Times New Roman" w:hAnsi="Times New Roman" w:cs="Times New Roman"/>
          <w:sz w:val="24"/>
          <w:szCs w:val="24"/>
        </w:rPr>
      </w:pPr>
    </w:p>
    <w:p w14:paraId="40C4E487" w14:textId="77777777" w:rsidR="00117991" w:rsidRDefault="00D01C7D">
      <w:pPr>
        <w:pStyle w:val="Heading1"/>
        <w:numPr>
          <w:ilvl w:val="1"/>
          <w:numId w:val="18"/>
        </w:numPr>
        <w:spacing w:before="0"/>
        <w:rPr>
          <w:rFonts w:ascii="Times New Roman" w:hAnsi="Times New Roman" w:cs="Times New Roman"/>
          <w:sz w:val="24"/>
          <w:szCs w:val="24"/>
        </w:rPr>
        <w:pPrChange w:id="359" w:author="Robert Vlasnik" w:date="2026-09-28T12:19:00Z" w16du:dateUtc="2026-09-28T17:19:00Z">
          <w:pPr>
            <w:pStyle w:val="Heading1"/>
            <w:numPr>
              <w:ilvl w:val="1"/>
              <w:numId w:val="18"/>
            </w:numPr>
            <w:ind w:left="720" w:hanging="720"/>
          </w:pPr>
        </w:pPrChange>
      </w:pPr>
      <w:r w:rsidRPr="007971E2">
        <w:rPr>
          <w:rFonts w:ascii="Times New Roman" w:hAnsi="Times New Roman" w:cs="Times New Roman"/>
          <w:sz w:val="24"/>
          <w:szCs w:val="24"/>
        </w:rPr>
        <w:t>Selling Process: Plan</w:t>
      </w:r>
      <w:r w:rsidR="00223F92" w:rsidRPr="007971E2">
        <w:rPr>
          <w:rFonts w:ascii="Times New Roman" w:hAnsi="Times New Roman" w:cs="Times New Roman"/>
          <w:sz w:val="24"/>
          <w:szCs w:val="24"/>
        </w:rPr>
        <w:t xml:space="preserve"> Presentation</w:t>
      </w:r>
      <w:r w:rsidRPr="007971E2">
        <w:rPr>
          <w:rFonts w:ascii="Times New Roman" w:hAnsi="Times New Roman" w:cs="Times New Roman"/>
          <w:sz w:val="24"/>
          <w:szCs w:val="24"/>
        </w:rPr>
        <w:t xml:space="preserve">.  </w:t>
      </w:r>
      <w:del w:id="360" w:author="Robert Vlasnik" w:date="2026-09-28T12:19:00Z" w16du:dateUtc="2026-09-28T17:19:00Z">
        <w:r w:rsidRPr="007971E2">
          <w:rPr>
            <w:rFonts w:ascii="Times New Roman" w:hAnsi="Times New Roman" w:cs="Times New Roman"/>
            <w:sz w:val="24"/>
            <w:szCs w:val="24"/>
          </w:rPr>
          <w:delText xml:space="preserve"> </w:delText>
        </w:r>
      </w:del>
    </w:p>
    <w:p w14:paraId="2FDF5144" w14:textId="285B3C27" w:rsidR="00D01C7D" w:rsidRPr="00AA1441" w:rsidRDefault="005121BB" w:rsidP="00AA1441">
      <w:pPr>
        <w:pStyle w:val="Heading1"/>
        <w:spacing w:before="0"/>
        <w:rPr>
          <w:rFonts w:ascii="Times New Roman" w:hAnsi="Times New Roman"/>
          <w:color w:val="FF0000"/>
          <w:sz w:val="18"/>
        </w:rPr>
      </w:pPr>
      <w:del w:id="361" w:author="Robert Vlasnik" w:date="2026-09-28T12:19:00Z" w16du:dateUtc="2026-09-28T17:19:00Z">
        <w:r w:rsidRPr="0085519B">
          <w:rPr>
            <w:rFonts w:ascii="Times New Roman" w:hAnsi="Times New Roman" w:cs="Times New Roman"/>
            <w:b/>
            <w:bCs/>
            <w:iCs/>
            <w:color w:val="FF0000"/>
            <w:sz w:val="24"/>
            <w:szCs w:val="24"/>
          </w:rPr>
          <w:delText xml:space="preserve"> </w:delText>
        </w:r>
      </w:del>
      <w:r w:rsidR="00117991" w:rsidRPr="00AA1441">
        <w:rPr>
          <w:rFonts w:ascii="Times New Roman" w:hAnsi="Times New Roman"/>
          <w:b/>
          <w:color w:val="FF0000"/>
          <w:sz w:val="18"/>
        </w:rPr>
        <w:t>(Agent Note</w:t>
      </w:r>
      <w:r w:rsidR="00117991" w:rsidRPr="00AA1441">
        <w:rPr>
          <w:rFonts w:ascii="Times New Roman" w:hAnsi="Times New Roman"/>
          <w:b/>
          <w:color w:val="FF0000"/>
          <w:sz w:val="18"/>
          <w:u w:val="single"/>
        </w:rPr>
        <w:t xml:space="preserve">: </w:t>
      </w:r>
      <w:r w:rsidR="00117991" w:rsidRPr="00AA1441">
        <w:rPr>
          <w:rFonts w:ascii="Times New Roman" w:hAnsi="Times New Roman"/>
          <w:b/>
          <w:color w:val="FF0000"/>
          <w:sz w:val="18"/>
        </w:rPr>
        <w:t>Before your presentation, determine if the plan of interest</w:t>
      </w:r>
      <w:ins w:id="362" w:author="Robert Vlasnik" w:date="2026-09-28T12:19:00Z" w16du:dateUtc="2026-09-28T17:19:00Z">
        <w:r w:rsidR="00117991" w:rsidRPr="00117991">
          <w:rPr>
            <w:rFonts w:ascii="Times New Roman" w:hAnsi="Times New Roman" w:cs="Times New Roman"/>
            <w:b/>
            <w:bCs/>
            <w:color w:val="FF0000"/>
            <w:sz w:val="18"/>
            <w:szCs w:val="18"/>
          </w:rPr>
          <w:t xml:space="preserve"> </w:t>
        </w:r>
        <w:r w:rsidR="000D4135">
          <w:rPr>
            <w:rFonts w:ascii="Times New Roman" w:hAnsi="Times New Roman" w:cs="Times New Roman"/>
            <w:b/>
            <w:bCs/>
            <w:color w:val="FF0000"/>
            <w:sz w:val="18"/>
            <w:szCs w:val="18"/>
          </w:rPr>
          <w:t>is</w:t>
        </w:r>
      </w:ins>
      <w:r w:rsidR="000D4135" w:rsidRPr="00AA1441">
        <w:rPr>
          <w:rFonts w:ascii="Times New Roman" w:hAnsi="Times New Roman"/>
          <w:b/>
          <w:color w:val="FF0000"/>
          <w:sz w:val="18"/>
        </w:rPr>
        <w:t xml:space="preserve"> </w:t>
      </w:r>
      <w:r w:rsidR="00117991" w:rsidRPr="00AA1441">
        <w:rPr>
          <w:rFonts w:ascii="Times New Roman" w:hAnsi="Times New Roman"/>
          <w:b/>
          <w:color w:val="FF0000"/>
          <w:sz w:val="18"/>
        </w:rPr>
        <w:t>a stand-alone PDP plan or Medicare Advantage plan. Agents should not discourage benefit and coverage review)</w:t>
      </w:r>
      <w:ins w:id="363" w:author="Robert Vlasnik" w:date="2026-09-28T12:19:00Z" w16du:dateUtc="2026-09-28T17:19:00Z">
        <w:r w:rsidR="00D01C7D" w:rsidRPr="00117991">
          <w:rPr>
            <w:rFonts w:ascii="Times New Roman" w:hAnsi="Times New Roman" w:cs="Times New Roman"/>
            <w:color w:val="FF0000"/>
            <w:sz w:val="18"/>
            <w:szCs w:val="18"/>
          </w:rPr>
          <w:t xml:space="preserve"> </w:t>
        </w:r>
        <w:r w:rsidR="007273ED" w:rsidRPr="00117991">
          <w:rPr>
            <w:rFonts w:ascii="Times New Roman" w:hAnsi="Times New Roman" w:cs="Times New Roman"/>
            <w:color w:val="FF0000"/>
            <w:sz w:val="18"/>
            <w:szCs w:val="18"/>
          </w:rPr>
          <w:t xml:space="preserve">     </w:t>
        </w:r>
      </w:ins>
    </w:p>
    <w:p w14:paraId="1F5F1EE9" w14:textId="77777777" w:rsidR="002020C0" w:rsidRPr="002020C0" w:rsidRDefault="001875C0" w:rsidP="00117991">
      <w:pPr>
        <w:pStyle w:val="ListParagraph"/>
        <w:numPr>
          <w:ilvl w:val="0"/>
          <w:numId w:val="12"/>
        </w:numPr>
        <w:spacing w:line="276" w:lineRule="auto"/>
        <w:rPr>
          <w:rFonts w:ascii="Times New Roman" w:hAnsi="Times New Roman" w:cs="Times New Roman"/>
          <w:b/>
          <w:sz w:val="24"/>
          <w:szCs w:val="24"/>
        </w:rPr>
      </w:pPr>
      <w:r w:rsidRPr="007971E2">
        <w:rPr>
          <w:rFonts w:ascii="Times New Roman" w:hAnsi="Times New Roman" w:cs="Times New Roman"/>
          <w:b/>
          <w:sz w:val="24"/>
          <w:szCs w:val="24"/>
        </w:rPr>
        <w:t>If MA/MAPD plan:</w:t>
      </w:r>
      <w:r w:rsidRPr="007971E2">
        <w:rPr>
          <w:rFonts w:ascii="Times New Roman" w:hAnsi="Times New Roman" w:cs="Times New Roman"/>
          <w:sz w:val="24"/>
          <w:szCs w:val="24"/>
        </w:rPr>
        <w:t xml:space="preserve"> Review the plan(s) of interest by providing information on the plan (Agent can read from the Evidence of Coverage or Summary of Benefits, especially for those services for which you routinely see a doctor)</w:t>
      </w:r>
    </w:p>
    <w:p w14:paraId="3D519885" w14:textId="49E5A817" w:rsidR="001875C0" w:rsidRPr="007971E2" w:rsidRDefault="002020C0" w:rsidP="002020C0">
      <w:pPr>
        <w:pStyle w:val="ListParagraph"/>
        <w:spacing w:line="276" w:lineRule="auto"/>
        <w:ind w:left="2160"/>
        <w:rPr>
          <w:ins w:id="364" w:author="Robert Vlasnik" w:date="2026-09-28T12:19:00Z" w16du:dateUtc="2026-09-28T17:19:00Z"/>
          <w:rFonts w:ascii="Times New Roman" w:hAnsi="Times New Roman" w:cs="Times New Roman"/>
          <w:b/>
          <w:sz w:val="24"/>
          <w:szCs w:val="24"/>
        </w:rPr>
      </w:pPr>
      <w:ins w:id="365" w:author="Robert Vlasnik" w:date="2026-09-28T12:19:00Z" w16du:dateUtc="2026-09-28T17:19:00Z">
        <w:r>
          <w:rPr>
            <w:rFonts w:ascii="Times New Roman" w:hAnsi="Times New Roman" w:cs="Times New Roman"/>
            <w:b/>
            <w:sz w:val="24"/>
            <w:szCs w:val="24"/>
          </w:rPr>
          <w:t>**</w:t>
        </w:r>
        <w:r w:rsidRPr="002020C0">
          <w:rPr>
            <w:rFonts w:ascii="Times New Roman" w:hAnsi="Times New Roman" w:cs="Times New Roman"/>
            <w:sz w:val="24"/>
            <w:szCs w:val="24"/>
          </w:rPr>
          <w:t>Include any disclaimers applicable to the benefit (e.g. SSBCI or Part B premium reduction)</w:t>
        </w:r>
      </w:ins>
    </w:p>
    <w:p w14:paraId="7E54FECE" w14:textId="77777777" w:rsidR="001875C0" w:rsidRPr="007971E2"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Ensure agent offers to review provider network status and all medication coverage.</w:t>
      </w:r>
    </w:p>
    <w:p w14:paraId="1DC01289" w14:textId="701B7FA3" w:rsidR="001875C0" w:rsidRPr="007971E2" w:rsidRDefault="001875C0"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Premium </w:t>
      </w:r>
      <w:r w:rsidR="004359BD" w:rsidRPr="007971E2">
        <w:rPr>
          <w:rFonts w:ascii="Times New Roman" w:hAnsi="Times New Roman" w:cs="Times New Roman"/>
          <w:sz w:val="24"/>
          <w:szCs w:val="24"/>
        </w:rPr>
        <w:t>(Plan premium amount monthly, quarterly, annually and Part B premium)</w:t>
      </w:r>
      <w:r w:rsidR="00740DAC" w:rsidRPr="007971E2">
        <w:rPr>
          <w:rFonts w:ascii="Times New Roman" w:hAnsi="Times New Roman" w:cs="Times New Roman"/>
          <w:sz w:val="24"/>
          <w:szCs w:val="24"/>
        </w:rPr>
        <w:t xml:space="preserve">. If </w:t>
      </w:r>
      <w:r w:rsidR="005E42EE" w:rsidRPr="007971E2">
        <w:rPr>
          <w:rFonts w:ascii="Times New Roman" w:hAnsi="Times New Roman" w:cs="Times New Roman"/>
          <w:sz w:val="24"/>
          <w:szCs w:val="24"/>
        </w:rPr>
        <w:t>applicable</w:t>
      </w:r>
      <w:ins w:id="366" w:author="Robert Vlasnik" w:date="2026-09-28T12:19:00Z" w16du:dateUtc="2026-09-28T17:19:00Z">
        <w:r w:rsidR="005E42EE" w:rsidRPr="007971E2">
          <w:rPr>
            <w:rFonts w:ascii="Times New Roman" w:hAnsi="Times New Roman" w:cs="Times New Roman"/>
            <w:sz w:val="24"/>
            <w:szCs w:val="24"/>
          </w:rPr>
          <w:t>,</w:t>
        </w:r>
      </w:ins>
      <w:r w:rsidR="00740DAC" w:rsidRPr="007971E2">
        <w:rPr>
          <w:rFonts w:ascii="Times New Roman" w:hAnsi="Times New Roman" w:cs="Times New Roman"/>
          <w:sz w:val="24"/>
          <w:szCs w:val="24"/>
        </w:rPr>
        <w:t xml:space="preserve"> review current premium vs. another </w:t>
      </w:r>
      <w:proofErr w:type="gramStart"/>
      <w:r w:rsidR="00740DAC" w:rsidRPr="007971E2">
        <w:rPr>
          <w:rFonts w:ascii="Times New Roman" w:hAnsi="Times New Roman" w:cs="Times New Roman"/>
          <w:sz w:val="24"/>
          <w:szCs w:val="24"/>
        </w:rPr>
        <w:t>plan premium</w:t>
      </w:r>
      <w:proofErr w:type="gramEnd"/>
    </w:p>
    <w:p w14:paraId="6C93C23F" w14:textId="26CCC37C" w:rsidR="001875C0"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Part B premium reduction (If applicable) </w:t>
      </w:r>
    </w:p>
    <w:p w14:paraId="1874304F" w14:textId="2056C891" w:rsidR="00C4158C" w:rsidRDefault="00C4158C" w:rsidP="00117991">
      <w:pPr>
        <w:pStyle w:val="ListParagraph"/>
        <w:numPr>
          <w:ilvl w:val="1"/>
          <w:numId w:val="14"/>
        </w:numPr>
        <w:spacing w:after="0" w:line="276" w:lineRule="auto"/>
        <w:rPr>
          <w:ins w:id="367" w:author="Robert Vlasnik" w:date="2026-09-28T12:19:00Z" w16du:dateUtc="2026-09-28T17:19:00Z"/>
          <w:rFonts w:ascii="Times New Roman" w:hAnsi="Times New Roman" w:cs="Times New Roman"/>
          <w:i/>
          <w:sz w:val="24"/>
          <w:szCs w:val="24"/>
        </w:rPr>
      </w:pPr>
      <w:r w:rsidRPr="0085519B">
        <w:rPr>
          <w:rFonts w:ascii="Times New Roman" w:hAnsi="Times New Roman" w:cs="Times New Roman"/>
          <w:b/>
          <w:sz w:val="24"/>
          <w:szCs w:val="24"/>
        </w:rPr>
        <w:t>If Part B premium reduction is applicable:</w:t>
      </w:r>
      <w:r>
        <w:rPr>
          <w:rFonts w:ascii="Times New Roman" w:hAnsi="Times New Roman" w:cs="Times New Roman"/>
          <w:sz w:val="24"/>
          <w:szCs w:val="24"/>
        </w:rPr>
        <w:t xml:space="preserve"> </w:t>
      </w:r>
      <w:r w:rsidRPr="0085519B">
        <w:rPr>
          <w:rFonts w:ascii="Times New Roman" w:hAnsi="Times New Roman" w:cs="Times New Roman"/>
          <w:i/>
          <w:sz w:val="24"/>
          <w:szCs w:val="24"/>
        </w:rPr>
        <w:t>"There may be a delay in the application of the Part B premium reduction. The Part B premium reduction is not immediate and may take</w:t>
      </w:r>
      <w:r w:rsidR="00AD14D7">
        <w:rPr>
          <w:rFonts w:ascii="Times New Roman" w:hAnsi="Times New Roman" w:cs="Times New Roman"/>
          <w:i/>
          <w:sz w:val="24"/>
          <w:szCs w:val="24"/>
        </w:rPr>
        <w:t xml:space="preserve"> </w:t>
      </w:r>
      <w:del w:id="368" w:author="Robert Vlasnik" w:date="2026-09-28T12:19:00Z" w16du:dateUtc="2026-09-28T17:19:00Z">
        <w:r w:rsidRPr="0085519B">
          <w:rPr>
            <w:rFonts w:ascii="Times New Roman" w:hAnsi="Times New Roman" w:cs="Times New Roman"/>
            <w:i/>
            <w:sz w:val="24"/>
            <w:szCs w:val="24"/>
          </w:rPr>
          <w:delText>one or more</w:delText>
        </w:r>
      </w:del>
      <w:ins w:id="369" w:author="Robert Vlasnik" w:date="2026-09-28T12:19:00Z" w16du:dateUtc="2026-09-28T17:19:00Z">
        <w:r w:rsidR="00AD14D7">
          <w:rPr>
            <w:rFonts w:ascii="Times New Roman" w:hAnsi="Times New Roman" w:cs="Times New Roman"/>
            <w:i/>
            <w:sz w:val="24"/>
            <w:szCs w:val="24"/>
          </w:rPr>
          <w:t>several months and multiple</w:t>
        </w:r>
      </w:ins>
      <w:r w:rsidRPr="0085519B">
        <w:rPr>
          <w:rFonts w:ascii="Times New Roman" w:hAnsi="Times New Roman" w:cs="Times New Roman"/>
          <w:i/>
          <w:sz w:val="24"/>
          <w:szCs w:val="24"/>
        </w:rPr>
        <w:t xml:space="preserve"> payment cycles to realize the benefit. Once the reduction takes effect, the back payment of reductions will be realized. Reimbursement varies based on how Part B is paid. If </w:t>
      </w:r>
      <w:proofErr w:type="gramStart"/>
      <w:r w:rsidRPr="0085519B">
        <w:rPr>
          <w:rFonts w:ascii="Times New Roman" w:hAnsi="Times New Roman" w:cs="Times New Roman"/>
          <w:i/>
          <w:sz w:val="24"/>
          <w:szCs w:val="24"/>
        </w:rPr>
        <w:t>the Part</w:t>
      </w:r>
      <w:proofErr w:type="gramEnd"/>
      <w:r w:rsidRPr="0085519B">
        <w:rPr>
          <w:rFonts w:ascii="Times New Roman" w:hAnsi="Times New Roman" w:cs="Times New Roman"/>
          <w:i/>
          <w:sz w:val="24"/>
          <w:szCs w:val="24"/>
        </w:rPr>
        <w:t xml:space="preserve"> B premium reduction is paid as a Social Security deduction, it will appear as a reduction from the Social Security check. If Part B premium reduction is paid directly, the beneficiary will receive </w:t>
      </w:r>
      <w:proofErr w:type="gramStart"/>
      <w:r w:rsidRPr="0085519B">
        <w:rPr>
          <w:rFonts w:ascii="Times New Roman" w:hAnsi="Times New Roman" w:cs="Times New Roman"/>
          <w:i/>
          <w:sz w:val="24"/>
          <w:szCs w:val="24"/>
        </w:rPr>
        <w:t>a credit</w:t>
      </w:r>
      <w:proofErr w:type="gramEnd"/>
      <w:r w:rsidRPr="0085519B">
        <w:rPr>
          <w:rFonts w:ascii="Times New Roman" w:hAnsi="Times New Roman" w:cs="Times New Roman"/>
          <w:i/>
          <w:sz w:val="24"/>
          <w:szCs w:val="24"/>
        </w:rPr>
        <w:t xml:space="preserve"> on their premium statement. As a reminder, for this plan, your part B premium reduction will be [amount], however that amount may change based on the amount you pay for Part B</w:t>
      </w:r>
      <w:del w:id="370" w:author="Robert Vlasnik" w:date="2026-09-28T12:19:00Z" w16du:dateUtc="2026-09-28T17:19:00Z">
        <w:r w:rsidRPr="0085519B">
          <w:rPr>
            <w:rFonts w:ascii="Times New Roman" w:hAnsi="Times New Roman" w:cs="Times New Roman"/>
            <w:i/>
            <w:sz w:val="24"/>
            <w:szCs w:val="24"/>
          </w:rPr>
          <w:delText>.”</w:delText>
        </w:r>
        <w:r w:rsidRPr="0085519B">
          <w:rPr>
            <w:rFonts w:ascii="Times New Roman" w:hAnsi="Times New Roman" w:cs="Times New Roman"/>
            <w:color w:val="FF0000"/>
            <w:sz w:val="24"/>
            <w:szCs w:val="24"/>
          </w:rPr>
          <w:delText>(</w:delText>
        </w:r>
      </w:del>
      <w:ins w:id="371" w:author="Robert Vlasnik" w:date="2026-09-28T12:19:00Z" w16du:dateUtc="2026-09-28T17:19:00Z">
        <w:r w:rsidRPr="0085519B">
          <w:rPr>
            <w:rFonts w:ascii="Times New Roman" w:hAnsi="Times New Roman" w:cs="Times New Roman"/>
            <w:i/>
            <w:sz w:val="24"/>
            <w:szCs w:val="24"/>
          </w:rPr>
          <w:t>.”</w:t>
        </w:r>
        <w:r w:rsidR="007273ED">
          <w:rPr>
            <w:rFonts w:ascii="Times New Roman" w:hAnsi="Times New Roman" w:cs="Times New Roman"/>
            <w:i/>
            <w:sz w:val="24"/>
            <w:szCs w:val="24"/>
          </w:rPr>
          <w:t xml:space="preserve">   </w:t>
        </w:r>
      </w:ins>
    </w:p>
    <w:p w14:paraId="74F3821F" w14:textId="252B4B1B" w:rsidR="00117991" w:rsidRPr="00AA1441" w:rsidRDefault="00117991">
      <w:pPr>
        <w:spacing w:after="0" w:line="276" w:lineRule="auto"/>
        <w:rPr>
          <w:rFonts w:ascii="Times New Roman" w:hAnsi="Times New Roman"/>
          <w:b/>
          <w:color w:val="FF0000"/>
          <w:sz w:val="18"/>
        </w:rPr>
        <w:pPrChange w:id="372" w:author="Robert Vlasnik" w:date="2026-09-28T12:19:00Z" w16du:dateUtc="2026-09-28T17:19:00Z">
          <w:pPr>
            <w:pStyle w:val="ListParagraph"/>
            <w:numPr>
              <w:ilvl w:val="1"/>
              <w:numId w:val="14"/>
            </w:numPr>
            <w:spacing w:line="276" w:lineRule="auto"/>
            <w:ind w:left="2160" w:hanging="360"/>
          </w:pPr>
        </w:pPrChange>
      </w:pPr>
      <w:ins w:id="373" w:author="Robert Vlasnik" w:date="2026-09-28T12:19:00Z" w16du:dateUtc="2026-09-28T17:19:00Z">
        <w:r w:rsidRPr="00117991">
          <w:rPr>
            <w:rFonts w:ascii="Times New Roman" w:hAnsi="Times New Roman" w:cs="Times New Roman"/>
            <w:b/>
            <w:bCs/>
            <w:iCs/>
            <w:color w:val="FF0000"/>
            <w:sz w:val="18"/>
            <w:szCs w:val="18"/>
          </w:rPr>
          <w:t>(</w:t>
        </w:r>
      </w:ins>
      <w:r w:rsidRPr="00AA1441">
        <w:rPr>
          <w:rFonts w:ascii="Times New Roman" w:hAnsi="Times New Roman"/>
          <w:b/>
          <w:color w:val="FF0000"/>
          <w:sz w:val="18"/>
        </w:rPr>
        <w:t>Agent Note: During enrollment, once the method of the Part B premium payment is established, the agent should again review the information shared above, specific to the beneficiary.)</w:t>
      </w:r>
    </w:p>
    <w:p w14:paraId="7B8FD8BA" w14:textId="77777777" w:rsidR="001875C0" w:rsidRPr="007971E2" w:rsidRDefault="001875C0">
      <w:pPr>
        <w:pStyle w:val="ListParagraph"/>
        <w:numPr>
          <w:ilvl w:val="0"/>
          <w:numId w:val="14"/>
        </w:numPr>
        <w:spacing w:after="0" w:line="276" w:lineRule="auto"/>
        <w:rPr>
          <w:rFonts w:ascii="Times New Roman" w:hAnsi="Times New Roman" w:cs="Times New Roman"/>
          <w:sz w:val="24"/>
          <w:szCs w:val="24"/>
        </w:rPr>
        <w:pPrChange w:id="374" w:author="Robert Vlasnik" w:date="2026-09-28T12:19:00Z" w16du:dateUtc="2026-09-28T17:19:00Z">
          <w:pPr>
            <w:pStyle w:val="ListParagraph"/>
            <w:numPr>
              <w:numId w:val="14"/>
            </w:numPr>
            <w:spacing w:line="276" w:lineRule="auto"/>
            <w:ind w:left="1440" w:hanging="360"/>
          </w:pPr>
        </w:pPrChange>
      </w:pPr>
      <w:r w:rsidRPr="007971E2">
        <w:rPr>
          <w:rFonts w:ascii="Times New Roman" w:hAnsi="Times New Roman" w:cs="Times New Roman"/>
          <w:sz w:val="24"/>
          <w:szCs w:val="24"/>
        </w:rPr>
        <w:t xml:space="preserve">Medical deductible (If applicable) </w:t>
      </w:r>
    </w:p>
    <w:p w14:paraId="587A62DC" w14:textId="77777777" w:rsidR="001875C0" w:rsidRPr="007971E2" w:rsidRDefault="001875C0">
      <w:pPr>
        <w:pStyle w:val="ListParagraph"/>
        <w:numPr>
          <w:ilvl w:val="0"/>
          <w:numId w:val="14"/>
        </w:numPr>
        <w:spacing w:after="0" w:line="276" w:lineRule="auto"/>
        <w:rPr>
          <w:rFonts w:ascii="Times New Roman" w:hAnsi="Times New Roman" w:cs="Times New Roman"/>
          <w:sz w:val="24"/>
          <w:szCs w:val="24"/>
        </w:rPr>
        <w:pPrChange w:id="375" w:author="Robert Vlasnik" w:date="2026-09-28T12:19:00Z" w16du:dateUtc="2026-09-28T17:19:00Z">
          <w:pPr>
            <w:pStyle w:val="ListParagraph"/>
            <w:numPr>
              <w:numId w:val="14"/>
            </w:numPr>
            <w:spacing w:line="276" w:lineRule="auto"/>
            <w:ind w:left="1440" w:hanging="360"/>
          </w:pPr>
        </w:pPrChange>
      </w:pPr>
      <w:r w:rsidRPr="007971E2">
        <w:rPr>
          <w:rFonts w:ascii="Times New Roman" w:hAnsi="Times New Roman" w:cs="Times New Roman"/>
          <w:sz w:val="24"/>
          <w:szCs w:val="24"/>
        </w:rPr>
        <w:lastRenderedPageBreak/>
        <w:t xml:space="preserve">Part B deductible (If applicable) </w:t>
      </w:r>
    </w:p>
    <w:p w14:paraId="6A2F8589" w14:textId="77777777" w:rsidR="001875C0"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Pharmacy (Part D) deductible and tiers it applies to (If applicable)</w:t>
      </w:r>
    </w:p>
    <w:p w14:paraId="33C4C124" w14:textId="47C3E161" w:rsidR="00106537" w:rsidRPr="000B2ADC" w:rsidRDefault="00106537" w:rsidP="00106537">
      <w:pPr>
        <w:pStyle w:val="ListParagraph"/>
        <w:numPr>
          <w:ilvl w:val="1"/>
          <w:numId w:val="14"/>
        </w:numPr>
        <w:spacing w:line="276" w:lineRule="auto"/>
        <w:rPr>
          <w:ins w:id="376" w:author="Robert Vlasnik" w:date="2026-09-28T12:19:00Z" w16du:dateUtc="2026-09-28T17:19:00Z"/>
          <w:rFonts w:ascii="Times New Roman" w:hAnsi="Times New Roman" w:cs="Times New Roman"/>
          <w:b/>
          <w:bCs/>
          <w:sz w:val="24"/>
          <w:szCs w:val="24"/>
        </w:rPr>
      </w:pPr>
      <w:ins w:id="377" w:author="Robert Vlasnik" w:date="2026-09-28T12:19:00Z" w16du:dateUtc="2026-09-28T17:19:00Z">
        <w:r w:rsidRPr="000B2ADC">
          <w:rPr>
            <w:rFonts w:ascii="Times New Roman" w:hAnsi="Times New Roman" w:cs="Times New Roman"/>
            <w:b/>
            <w:bCs/>
            <w:sz w:val="24"/>
            <w:szCs w:val="24"/>
          </w:rPr>
          <w:t>If Prescription list obtained, must provide specific costs for each</w:t>
        </w:r>
      </w:ins>
    </w:p>
    <w:p w14:paraId="3C22BD06" w14:textId="39D66FF3" w:rsidR="001875C0"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In Network Benefits (and out of network if PPO/PFFS plans) </w:t>
      </w:r>
      <w:r w:rsidR="004D5647" w:rsidRPr="007971E2">
        <w:rPr>
          <w:rFonts w:ascii="Times New Roman" w:hAnsi="Times New Roman" w:cs="Times New Roman"/>
          <w:sz w:val="24"/>
          <w:szCs w:val="24"/>
        </w:rPr>
        <w:t>copays and coinsurances for:</w:t>
      </w:r>
      <w:del w:id="378" w:author="Robert Vlasnik" w:date="2026-09-28T12:19:00Z" w16du:dateUtc="2026-09-28T17:19:00Z">
        <w:r w:rsidR="008B1CEF" w:rsidRPr="007971E2" w:rsidDel="008B1CEF">
          <w:rPr>
            <w:rFonts w:ascii="Times New Roman" w:hAnsi="Times New Roman" w:cs="Times New Roman"/>
            <w:sz w:val="24"/>
            <w:szCs w:val="24"/>
          </w:rPr>
          <w:delText xml:space="preserve"> </w:delText>
        </w:r>
      </w:del>
    </w:p>
    <w:p w14:paraId="539C0B62" w14:textId="1226AA54" w:rsidR="002020C0" w:rsidRPr="007971E2" w:rsidRDefault="002020C0" w:rsidP="00297AFD">
      <w:pPr>
        <w:pStyle w:val="ListParagraph"/>
        <w:numPr>
          <w:ilvl w:val="0"/>
          <w:numId w:val="14"/>
        </w:numPr>
        <w:spacing w:line="276" w:lineRule="auto"/>
        <w:rPr>
          <w:ins w:id="379" w:author="Robert Vlasnik" w:date="2026-09-28T12:19:00Z" w16du:dateUtc="2026-09-28T17:19:00Z"/>
          <w:rFonts w:ascii="Times New Roman" w:hAnsi="Times New Roman" w:cs="Times New Roman"/>
          <w:sz w:val="24"/>
          <w:szCs w:val="24"/>
        </w:rPr>
      </w:pPr>
      <w:ins w:id="380" w:author="Robert Vlasnik" w:date="2026-09-28T12:19:00Z" w16du:dateUtc="2026-09-28T17:19:00Z">
        <w:r>
          <w:rPr>
            <w:rFonts w:ascii="Times New Roman" w:hAnsi="Times New Roman" w:cs="Times New Roman"/>
            <w:sz w:val="24"/>
            <w:szCs w:val="24"/>
          </w:rPr>
          <w:t>Agent must e</w:t>
        </w:r>
        <w:r w:rsidRPr="002020C0">
          <w:rPr>
            <w:rFonts w:ascii="Times New Roman" w:hAnsi="Times New Roman" w:cs="Times New Roman"/>
            <w:sz w:val="24"/>
            <w:szCs w:val="24"/>
          </w:rPr>
          <w:t xml:space="preserve">xplain if a plan has no OON benefits that, except in </w:t>
        </w:r>
        <w:proofErr w:type="gramStart"/>
        <w:r w:rsidRPr="002020C0">
          <w:rPr>
            <w:rFonts w:ascii="Times New Roman" w:hAnsi="Times New Roman" w:cs="Times New Roman"/>
            <w:sz w:val="24"/>
            <w:szCs w:val="24"/>
          </w:rPr>
          <w:t>emergency</w:t>
        </w:r>
        <w:proofErr w:type="gramEnd"/>
        <w:r w:rsidRPr="002020C0">
          <w:rPr>
            <w:rFonts w:ascii="Times New Roman" w:hAnsi="Times New Roman" w:cs="Times New Roman"/>
            <w:sz w:val="24"/>
            <w:szCs w:val="24"/>
          </w:rPr>
          <w:t xml:space="preserve"> or urgent situations, plan does not cover services by out-of-network providers</w:t>
        </w:r>
      </w:ins>
    </w:p>
    <w:p w14:paraId="1BBA6A5F"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Acute Inpatient Hospital Care</w:t>
      </w:r>
    </w:p>
    <w:p w14:paraId="598F7429"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Hospital Care</w:t>
      </w:r>
    </w:p>
    <w:p w14:paraId="3A275AD5" w14:textId="77777777" w:rsidR="00C4158C" w:rsidRDefault="001875C0" w:rsidP="001875C0">
      <w:pPr>
        <w:pStyle w:val="ListParagraph"/>
        <w:numPr>
          <w:ilvl w:val="1"/>
          <w:numId w:val="14"/>
        </w:numPr>
        <w:spacing w:line="276" w:lineRule="auto"/>
        <w:rPr>
          <w:del w:id="381" w:author="Robert Vlasnik" w:date="2026-09-28T12:19:00Z" w16du:dateUtc="2026-09-28T17:19:00Z"/>
          <w:rFonts w:ascii="Times New Roman" w:hAnsi="Times New Roman" w:cs="Times New Roman"/>
          <w:sz w:val="24"/>
          <w:szCs w:val="24"/>
        </w:rPr>
      </w:pPr>
      <w:del w:id="382" w:author="Robert Vlasnik" w:date="2026-09-28T12:19:00Z" w16du:dateUtc="2026-09-28T17:19:00Z">
        <w:r w:rsidRPr="007971E2">
          <w:rPr>
            <w:rFonts w:ascii="Times New Roman" w:hAnsi="Times New Roman" w:cs="Times New Roman"/>
            <w:sz w:val="24"/>
            <w:szCs w:val="24"/>
          </w:rPr>
          <w:delText xml:space="preserve">Doctor Office Visits </w:delText>
        </w:r>
        <w:r w:rsidRPr="0085519B">
          <w:rPr>
            <w:rFonts w:ascii="Times New Roman" w:hAnsi="Times New Roman" w:cs="Times New Roman"/>
            <w:color w:val="FF0000"/>
            <w:sz w:val="24"/>
            <w:szCs w:val="24"/>
          </w:rPr>
          <w:delText>(</w:delText>
        </w:r>
        <w:r w:rsidR="00C4158C" w:rsidRPr="0085519B">
          <w:rPr>
            <w:rFonts w:ascii="Times New Roman" w:hAnsi="Times New Roman" w:cs="Times New Roman"/>
            <w:color w:val="FF0000"/>
            <w:sz w:val="24"/>
            <w:szCs w:val="24"/>
          </w:rPr>
          <w:delText>Agent note: I</w:delText>
        </w:r>
        <w:r w:rsidRPr="0085519B">
          <w:rPr>
            <w:rFonts w:ascii="Times New Roman" w:hAnsi="Times New Roman" w:cs="Times New Roman"/>
            <w:color w:val="FF0000"/>
            <w:sz w:val="24"/>
            <w:szCs w:val="24"/>
          </w:rPr>
          <w:delText>f you have not done so, offer to look up any providers and prescriptions. If they decline the offer to look up their prescriptions, remind them</w:delText>
        </w:r>
        <w:r w:rsidR="00C4158C" w:rsidRPr="0085519B">
          <w:rPr>
            <w:rFonts w:ascii="Times New Roman" w:hAnsi="Times New Roman" w:cs="Times New Roman"/>
            <w:color w:val="FF0000"/>
            <w:sz w:val="24"/>
            <w:szCs w:val="24"/>
          </w:rPr>
          <w:delText>)</w:delText>
        </w:r>
      </w:del>
    </w:p>
    <w:p w14:paraId="6F6824D4" w14:textId="24480FC7" w:rsidR="001875C0" w:rsidRPr="007971E2" w:rsidRDefault="001875C0" w:rsidP="0085519B">
      <w:pPr>
        <w:pStyle w:val="ListParagraph"/>
        <w:numPr>
          <w:ilvl w:val="2"/>
          <w:numId w:val="14"/>
        </w:numPr>
        <w:spacing w:line="276" w:lineRule="auto"/>
        <w:rPr>
          <w:del w:id="383" w:author="Robert Vlasnik" w:date="2026-09-28T12:19:00Z" w16du:dateUtc="2026-09-28T17:19:00Z"/>
          <w:rFonts w:ascii="Times New Roman" w:hAnsi="Times New Roman" w:cs="Times New Roman"/>
          <w:sz w:val="24"/>
          <w:szCs w:val="24"/>
        </w:rPr>
      </w:pPr>
      <w:del w:id="384" w:author="Robert Vlasnik" w:date="2026-09-28T12:19:00Z" w16du:dateUtc="2026-09-28T17:19:00Z">
        <w:r w:rsidRPr="007971E2">
          <w:rPr>
            <w:rFonts w:ascii="Times New Roman" w:hAnsi="Times New Roman" w:cs="Times New Roman"/>
            <w:sz w:val="24"/>
            <w:szCs w:val="24"/>
          </w:rPr>
          <w:delText>“</w:delText>
        </w:r>
        <w:r w:rsidRPr="007971E2">
          <w:rPr>
            <w:rFonts w:ascii="Times New Roman" w:hAnsi="Times New Roman" w:cs="Times New Roman"/>
            <w:i/>
            <w:iCs/>
            <w:sz w:val="24"/>
            <w:szCs w:val="24"/>
          </w:rPr>
          <w:delText>I suggest if you do have prescriptions, we look them up since, it is important to ensure they would be covered on the plan you select, to have an idea of the costs. We can also do this later in the process, prior to enrollment, if you prefer.</w:delText>
        </w:r>
        <w:r w:rsidRPr="007971E2">
          <w:rPr>
            <w:rFonts w:ascii="Times New Roman" w:hAnsi="Times New Roman" w:cs="Times New Roman"/>
            <w:sz w:val="24"/>
            <w:szCs w:val="24"/>
          </w:rPr>
          <w:delText>”</w:delText>
        </w:r>
      </w:del>
    </w:p>
    <w:p w14:paraId="78404A4A" w14:textId="784F78E6" w:rsidR="00C4158C" w:rsidRDefault="001875C0" w:rsidP="00297AFD">
      <w:pPr>
        <w:pStyle w:val="ListParagraph"/>
        <w:numPr>
          <w:ilvl w:val="1"/>
          <w:numId w:val="14"/>
        </w:numPr>
        <w:spacing w:line="276" w:lineRule="auto"/>
        <w:rPr>
          <w:ins w:id="385" w:author="Robert Vlasnik" w:date="2026-09-28T12:19:00Z" w16du:dateUtc="2026-09-28T17:19:00Z"/>
          <w:rFonts w:ascii="Times New Roman" w:hAnsi="Times New Roman" w:cs="Times New Roman"/>
          <w:sz w:val="24"/>
          <w:szCs w:val="24"/>
        </w:rPr>
      </w:pPr>
      <w:ins w:id="386" w:author="Robert Vlasnik" w:date="2026-09-28T12:19:00Z" w16du:dateUtc="2026-09-28T17:19:00Z">
        <w:r w:rsidRPr="007971E2">
          <w:rPr>
            <w:rFonts w:ascii="Times New Roman" w:hAnsi="Times New Roman" w:cs="Times New Roman"/>
            <w:sz w:val="24"/>
            <w:szCs w:val="24"/>
          </w:rPr>
          <w:t xml:space="preserve">Doctor Office Visits </w:t>
        </w:r>
      </w:ins>
    </w:p>
    <w:p w14:paraId="0959D45A"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Primary care provider (PCP)</w:t>
      </w:r>
    </w:p>
    <w:p w14:paraId="56343392"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Specialists</w:t>
      </w:r>
    </w:p>
    <w:p w14:paraId="2BAB4EB1"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Must include inpatient and outpatient Mental Health services</w:t>
      </w:r>
    </w:p>
    <w:p w14:paraId="65F6B04B"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Preventive care</w:t>
      </w:r>
    </w:p>
    <w:p w14:paraId="43D61ED6"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Emergency room (including the explanation)</w:t>
      </w:r>
    </w:p>
    <w:p w14:paraId="0869DFAC" w14:textId="65A167E3" w:rsidR="001875C0"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Urgently needed services (including the definition) </w:t>
      </w:r>
    </w:p>
    <w:p w14:paraId="2BBB58A9" w14:textId="77777777" w:rsidR="00890E70" w:rsidRPr="00AA1441" w:rsidRDefault="00C4158C">
      <w:pPr>
        <w:pStyle w:val="ListParagraph"/>
        <w:numPr>
          <w:ilvl w:val="1"/>
          <w:numId w:val="14"/>
        </w:numPr>
        <w:spacing w:after="0" w:line="276" w:lineRule="auto"/>
        <w:rPr>
          <w:rFonts w:ascii="Times New Roman" w:hAnsi="Times New Roman"/>
          <w:b/>
          <w:color w:val="FF0000"/>
          <w:sz w:val="18"/>
        </w:rPr>
        <w:pPrChange w:id="387" w:author="Robert Vlasnik" w:date="2026-09-28T12:19:00Z" w16du:dateUtc="2026-09-28T17:19:00Z">
          <w:pPr>
            <w:pStyle w:val="ListParagraph"/>
            <w:numPr>
              <w:ilvl w:val="1"/>
              <w:numId w:val="14"/>
            </w:numPr>
            <w:spacing w:line="276" w:lineRule="auto"/>
            <w:ind w:left="2160" w:hanging="360"/>
          </w:pPr>
        </w:pPrChange>
      </w:pPr>
      <w:r w:rsidRPr="00890E70">
        <w:rPr>
          <w:rFonts w:ascii="Times New Roman" w:hAnsi="Times New Roman" w:cs="Times New Roman"/>
          <w:sz w:val="24"/>
          <w:szCs w:val="24"/>
        </w:rPr>
        <w:t xml:space="preserve">Present any other benefits not listed </w:t>
      </w:r>
      <w:r w:rsidR="00356D61" w:rsidRPr="00890E70">
        <w:rPr>
          <w:rFonts w:ascii="Times New Roman" w:hAnsi="Times New Roman" w:cs="Times New Roman"/>
          <w:sz w:val="24"/>
          <w:szCs w:val="24"/>
        </w:rPr>
        <w:t>that were discussed with the consumer.</w:t>
      </w:r>
      <w:del w:id="388" w:author="Robert Vlasnik" w:date="2026-09-28T12:19:00Z" w16du:dateUtc="2026-09-28T17:19:00Z">
        <w:r w:rsidR="00356D61">
          <w:rPr>
            <w:rFonts w:ascii="Times New Roman" w:hAnsi="Times New Roman" w:cs="Times New Roman"/>
            <w:sz w:val="24"/>
            <w:szCs w:val="24"/>
          </w:rPr>
          <w:delText xml:space="preserve"> </w:delText>
        </w:r>
        <w:r w:rsidR="00356D61" w:rsidRPr="0085519B">
          <w:rPr>
            <w:rFonts w:ascii="Times New Roman" w:hAnsi="Times New Roman" w:cs="Times New Roman"/>
            <w:color w:val="FF0000"/>
            <w:sz w:val="24"/>
            <w:szCs w:val="24"/>
          </w:rPr>
          <w:delText xml:space="preserve">(Agent note: IF a SSBCI </w:delText>
        </w:r>
        <w:r w:rsidR="00356D61" w:rsidRPr="0085519B">
          <w:rPr>
            <w:rFonts w:ascii="Times New Roman" w:hAnsi="Times New Roman" w:cs="Times New Roman"/>
            <w:i/>
            <w:color w:val="FF0000"/>
            <w:sz w:val="24"/>
            <w:szCs w:val="24"/>
          </w:rPr>
          <w:delText>(Special Supplemental Benefits for the Chronically Ill)</w:delText>
        </w:r>
        <w:r w:rsidR="00356D61" w:rsidRPr="0085519B">
          <w:rPr>
            <w:rFonts w:ascii="Times New Roman" w:hAnsi="Times New Roman" w:cs="Times New Roman"/>
            <w:color w:val="FF0000"/>
            <w:sz w:val="24"/>
            <w:szCs w:val="24"/>
          </w:rPr>
          <w:delText xml:space="preserve"> is being presented, ensure that the consumer understands what is required to qualify and how to qualify for the benefit. Additionally, they should understand that certain SSBCI benefits will be included as income by the U.S. Department of Housing and Urban Development. The SSBCI disclaimer and HUD disclaimer can be used for reference.)</w:delText>
        </w:r>
        <w:r w:rsidR="00356D61">
          <w:rPr>
            <w:rFonts w:ascii="Times New Roman" w:hAnsi="Times New Roman" w:cs="Times New Roman"/>
            <w:color w:val="FF0000"/>
            <w:sz w:val="24"/>
            <w:szCs w:val="24"/>
          </w:rPr>
          <w:delText xml:space="preserve"> </w:delText>
        </w:r>
      </w:del>
    </w:p>
    <w:p w14:paraId="0DC15928" w14:textId="1193AA5A" w:rsidR="00890E70" w:rsidRPr="00890E70" w:rsidRDefault="00890E70" w:rsidP="00890E70">
      <w:pPr>
        <w:spacing w:after="0" w:line="276" w:lineRule="auto"/>
        <w:rPr>
          <w:ins w:id="389" w:author="Robert Vlasnik" w:date="2026-09-28T12:19:00Z" w16du:dateUtc="2026-09-28T17:19:00Z"/>
          <w:rFonts w:ascii="Times New Roman" w:hAnsi="Times New Roman" w:cs="Times New Roman"/>
          <w:b/>
          <w:bCs/>
          <w:color w:val="FF0000"/>
          <w:sz w:val="18"/>
          <w:szCs w:val="18"/>
        </w:rPr>
      </w:pPr>
      <w:ins w:id="390" w:author="Robert Vlasnik" w:date="2026-09-28T12:19:00Z" w16du:dateUtc="2026-09-28T17:19:00Z">
        <w:r w:rsidRPr="00890E70">
          <w:rPr>
            <w:rFonts w:ascii="Times New Roman" w:hAnsi="Times New Roman" w:cs="Times New Roman"/>
            <w:b/>
            <w:bCs/>
            <w:color w:val="FF0000"/>
            <w:sz w:val="18"/>
            <w:szCs w:val="18"/>
          </w:rPr>
          <w:t>(Agent note</w:t>
        </w:r>
        <w:proofErr w:type="gramStart"/>
        <w:r w:rsidRPr="00890E70">
          <w:rPr>
            <w:rFonts w:ascii="Times New Roman" w:hAnsi="Times New Roman" w:cs="Times New Roman"/>
            <w:b/>
            <w:bCs/>
            <w:color w:val="FF0000"/>
            <w:sz w:val="18"/>
            <w:szCs w:val="18"/>
          </w:rPr>
          <w:t>:</w:t>
        </w:r>
        <w:r>
          <w:rPr>
            <w:rFonts w:ascii="Times New Roman" w:hAnsi="Times New Roman" w:cs="Times New Roman"/>
            <w:b/>
            <w:bCs/>
            <w:color w:val="FF0000"/>
            <w:sz w:val="18"/>
            <w:szCs w:val="18"/>
          </w:rPr>
          <w:t xml:space="preserve">  </w:t>
        </w:r>
        <w:r w:rsidRPr="00890E70">
          <w:rPr>
            <w:rFonts w:ascii="Times New Roman" w:hAnsi="Times New Roman" w:cs="Times New Roman"/>
            <w:b/>
            <w:bCs/>
            <w:color w:val="FF0000"/>
            <w:sz w:val="18"/>
            <w:szCs w:val="18"/>
          </w:rPr>
          <w:t>SSBCI</w:t>
        </w:r>
        <w:proofErr w:type="gramEnd"/>
        <w:r w:rsidRPr="00890E70">
          <w:rPr>
            <w:rFonts w:ascii="Times New Roman" w:hAnsi="Times New Roman" w:cs="Times New Roman"/>
            <w:b/>
            <w:bCs/>
            <w:color w:val="FF0000"/>
            <w:sz w:val="18"/>
            <w:szCs w:val="18"/>
          </w:rPr>
          <w:t xml:space="preserve"> Benefits: Sales Agents will read all relevant chronic condition disclaimers, as applicable.)</w:t>
        </w:r>
      </w:ins>
    </w:p>
    <w:p w14:paraId="347F3D34" w14:textId="21B666C7" w:rsidR="00356D61" w:rsidRDefault="00356D61" w:rsidP="00297AFD">
      <w:pPr>
        <w:pStyle w:val="ListParagraph"/>
        <w:numPr>
          <w:ilvl w:val="1"/>
          <w:numId w:val="14"/>
        </w:numPr>
        <w:spacing w:line="276" w:lineRule="auto"/>
        <w:rPr>
          <w:ins w:id="391" w:author="Robert Vlasnik" w:date="2026-09-28T12:19:00Z" w16du:dateUtc="2026-09-28T17:19:00Z"/>
          <w:rFonts w:ascii="Times New Roman" w:hAnsi="Times New Roman" w:cs="Times New Roman"/>
          <w:sz w:val="24"/>
          <w:szCs w:val="24"/>
        </w:rPr>
      </w:pPr>
      <w:r w:rsidRPr="00356D61">
        <w:rPr>
          <w:rFonts w:ascii="Times New Roman" w:hAnsi="Times New Roman" w:cs="Times New Roman"/>
          <w:sz w:val="24"/>
          <w:szCs w:val="24"/>
        </w:rPr>
        <w:t>Coverage outside of the U.</w:t>
      </w:r>
      <w:r w:rsidRPr="0085519B">
        <w:rPr>
          <w:rFonts w:ascii="Times New Roman" w:hAnsi="Times New Roman" w:cs="Times New Roman"/>
          <w:sz w:val="24"/>
          <w:szCs w:val="24"/>
        </w:rPr>
        <w:t>S</w:t>
      </w:r>
      <w:r w:rsidR="007273ED">
        <w:rPr>
          <w:rFonts w:ascii="Times New Roman" w:hAnsi="Times New Roman" w:cs="Times New Roman"/>
          <w:sz w:val="24"/>
          <w:szCs w:val="24"/>
        </w:rPr>
        <w:t>.</w:t>
      </w:r>
      <w:del w:id="392" w:author="Robert Vlasnik" w:date="2026-09-28T12:19:00Z" w16du:dateUtc="2026-09-28T17:19:00Z">
        <w:r>
          <w:rPr>
            <w:rFonts w:ascii="Times New Roman" w:hAnsi="Times New Roman" w:cs="Times New Roman"/>
            <w:sz w:val="24"/>
            <w:szCs w:val="24"/>
          </w:rPr>
          <w:delText xml:space="preserve"> </w:delText>
        </w:r>
        <w:r w:rsidRPr="0085519B">
          <w:rPr>
            <w:rFonts w:ascii="Times New Roman" w:hAnsi="Times New Roman" w:cs="Times New Roman"/>
            <w:color w:val="FF0000"/>
            <w:sz w:val="24"/>
            <w:szCs w:val="24"/>
          </w:rPr>
          <w:delText>(Agent Note: Medicare generally doesn’t cover beneficiaries out of</w:delText>
        </w:r>
      </w:del>
    </w:p>
    <w:p w14:paraId="08E3CFF1" w14:textId="5A0A563C" w:rsidR="007B413D" w:rsidRDefault="007B413D" w:rsidP="007B413D">
      <w:pPr>
        <w:pStyle w:val="ListParagraph"/>
        <w:numPr>
          <w:ilvl w:val="0"/>
          <w:numId w:val="14"/>
        </w:numPr>
        <w:spacing w:line="276" w:lineRule="auto"/>
        <w:rPr>
          <w:ins w:id="393" w:author="Robert Vlasnik" w:date="2026-09-28T12:19:00Z" w16du:dateUtc="2026-09-28T17:19:00Z"/>
          <w:rFonts w:ascii="Times New Roman" w:hAnsi="Times New Roman" w:cs="Times New Roman"/>
          <w:sz w:val="24"/>
          <w:szCs w:val="24"/>
        </w:rPr>
      </w:pPr>
      <w:ins w:id="394" w:author="Robert Vlasnik" w:date="2026-09-28T12:19:00Z" w16du:dateUtc="2026-09-28T17:19:00Z">
        <w:r>
          <w:rPr>
            <w:rFonts w:ascii="Times New Roman" w:hAnsi="Times New Roman" w:cs="Times New Roman"/>
            <w:sz w:val="24"/>
            <w:szCs w:val="24"/>
          </w:rPr>
          <w:t>Agent must ask:</w:t>
        </w:r>
      </w:ins>
    </w:p>
    <w:p w14:paraId="3040415E" w14:textId="0F3ABBA5" w:rsidR="007B413D" w:rsidRPr="007B413D" w:rsidRDefault="007B413D" w:rsidP="007B413D">
      <w:pPr>
        <w:pStyle w:val="ListParagraph"/>
        <w:numPr>
          <w:ilvl w:val="1"/>
          <w:numId w:val="14"/>
        </w:numPr>
        <w:spacing w:line="276" w:lineRule="auto"/>
        <w:rPr>
          <w:ins w:id="395" w:author="Robert Vlasnik" w:date="2026-09-28T12:19:00Z" w16du:dateUtc="2026-09-28T17:19:00Z"/>
          <w:rFonts w:ascii="Times New Roman" w:hAnsi="Times New Roman" w:cs="Times New Roman"/>
          <w:i/>
          <w:iCs/>
          <w:sz w:val="24"/>
          <w:szCs w:val="24"/>
        </w:rPr>
      </w:pPr>
      <w:ins w:id="396" w:author="Robert Vlasnik" w:date="2026-09-28T12:19:00Z" w16du:dateUtc="2026-09-28T17:19:00Z">
        <w:r w:rsidRPr="007B413D">
          <w:rPr>
            <w:rFonts w:ascii="Times New Roman" w:hAnsi="Times New Roman" w:cs="Times New Roman"/>
            <w:i/>
            <w:iCs/>
            <w:sz w:val="24"/>
            <w:szCs w:val="24"/>
          </w:rPr>
          <w:t>“Do you have any Durable Medical Equipment (DME) or Physical Therapy (PT) requirements?”</w:t>
        </w:r>
      </w:ins>
    </w:p>
    <w:p w14:paraId="596649E0" w14:textId="0589D2CE" w:rsidR="007B413D" w:rsidRDefault="007B413D">
      <w:pPr>
        <w:pStyle w:val="ListParagraph"/>
        <w:numPr>
          <w:ilvl w:val="2"/>
          <w:numId w:val="14"/>
        </w:numPr>
        <w:spacing w:line="276" w:lineRule="auto"/>
        <w:rPr>
          <w:rFonts w:ascii="Times New Roman" w:hAnsi="Times New Roman" w:cs="Times New Roman"/>
          <w:sz w:val="24"/>
          <w:szCs w:val="24"/>
        </w:rPr>
        <w:pPrChange w:id="397" w:author="Robert Vlasnik" w:date="2026-09-28T12:19:00Z" w16du:dateUtc="2026-09-28T17:19:00Z">
          <w:pPr>
            <w:pStyle w:val="ListParagraph"/>
            <w:numPr>
              <w:ilvl w:val="1"/>
              <w:numId w:val="14"/>
            </w:numPr>
            <w:spacing w:line="276" w:lineRule="auto"/>
            <w:ind w:left="2160" w:hanging="360"/>
          </w:pPr>
        </w:pPrChange>
      </w:pPr>
      <w:ins w:id="398" w:author="Robert Vlasnik" w:date="2026-09-28T12:19:00Z" w16du:dateUtc="2026-09-28T17:19:00Z">
        <w:r w:rsidRPr="007B413D">
          <w:rPr>
            <w:rFonts w:ascii="Times New Roman" w:hAnsi="Times New Roman" w:cs="Times New Roman"/>
            <w:b/>
            <w:bCs/>
            <w:sz w:val="24"/>
            <w:szCs w:val="24"/>
          </w:rPr>
          <w:t>If Yes</w:t>
        </w:r>
        <w:r>
          <w:rPr>
            <w:rFonts w:ascii="Times New Roman" w:hAnsi="Times New Roman" w:cs="Times New Roman"/>
            <w:sz w:val="24"/>
            <w:szCs w:val="24"/>
          </w:rPr>
          <w:t>, Agent must review</w:t>
        </w:r>
      </w:ins>
      <w:r w:rsidRPr="00AA1441">
        <w:rPr>
          <w:rFonts w:ascii="Times New Roman" w:hAnsi="Times New Roman"/>
          <w:sz w:val="24"/>
        </w:rPr>
        <w:t xml:space="preserve"> the </w:t>
      </w:r>
      <w:del w:id="399" w:author="Robert Vlasnik" w:date="2026-09-28T12:19:00Z" w16du:dateUtc="2026-09-28T17:19:00Z">
        <w:r w:rsidR="00356D61" w:rsidRPr="0085519B">
          <w:rPr>
            <w:rFonts w:ascii="Times New Roman" w:hAnsi="Times New Roman" w:cs="Times New Roman"/>
            <w:color w:val="FF0000"/>
            <w:sz w:val="24"/>
            <w:szCs w:val="24"/>
          </w:rPr>
          <w:delText xml:space="preserve">country. Review whether this plan provides </w:delText>
        </w:r>
      </w:del>
      <w:r w:rsidRPr="00AA1441">
        <w:rPr>
          <w:rFonts w:ascii="Times New Roman" w:hAnsi="Times New Roman"/>
          <w:sz w:val="24"/>
        </w:rPr>
        <w:t xml:space="preserve">coverage </w:t>
      </w:r>
      <w:del w:id="400" w:author="Robert Vlasnik" w:date="2026-09-28T12:19:00Z" w16du:dateUtc="2026-09-28T17:19:00Z">
        <w:r w:rsidR="00356D61" w:rsidRPr="0085519B">
          <w:rPr>
            <w:rFonts w:ascii="Times New Roman" w:hAnsi="Times New Roman" w:cs="Times New Roman"/>
            <w:color w:val="FF0000"/>
            <w:sz w:val="24"/>
            <w:szCs w:val="24"/>
          </w:rPr>
          <w:delText>outside</w:delText>
        </w:r>
      </w:del>
      <w:ins w:id="401" w:author="Robert Vlasnik" w:date="2026-09-28T12:19:00Z" w16du:dateUtc="2026-09-28T17:19:00Z">
        <w:r>
          <w:rPr>
            <w:rFonts w:ascii="Times New Roman" w:hAnsi="Times New Roman" w:cs="Times New Roman"/>
            <w:sz w:val="24"/>
            <w:szCs w:val="24"/>
          </w:rPr>
          <w:t>information from</w:t>
        </w:r>
      </w:ins>
      <w:r w:rsidRPr="00AA1441">
        <w:rPr>
          <w:rFonts w:ascii="Times New Roman" w:hAnsi="Times New Roman"/>
          <w:sz w:val="24"/>
        </w:rPr>
        <w:t xml:space="preserve"> the </w:t>
      </w:r>
      <w:del w:id="402" w:author="Robert Vlasnik" w:date="2026-09-28T12:19:00Z" w16du:dateUtc="2026-09-28T17:19:00Z">
        <w:r w:rsidR="00356D61" w:rsidRPr="0085519B">
          <w:rPr>
            <w:rFonts w:ascii="Times New Roman" w:hAnsi="Times New Roman" w:cs="Times New Roman"/>
            <w:color w:val="FF0000"/>
            <w:sz w:val="24"/>
            <w:szCs w:val="24"/>
          </w:rPr>
          <w:delText>United States.)</w:delText>
        </w:r>
        <w:r w:rsidR="00356D61" w:rsidRPr="00616D37">
          <w:rPr>
            <w:rFonts w:ascii="Times New Roman" w:hAnsi="Times New Roman" w:cs="Times New Roman"/>
            <w:color w:val="FF0000"/>
            <w:sz w:val="24"/>
            <w:szCs w:val="24"/>
          </w:rPr>
          <w:delText xml:space="preserve"> </w:delText>
        </w:r>
      </w:del>
      <w:ins w:id="403" w:author="Robert Vlasnik" w:date="2026-09-28T12:19:00Z" w16du:dateUtc="2026-09-28T17:19:00Z">
        <w:r>
          <w:rPr>
            <w:rFonts w:ascii="Times New Roman" w:hAnsi="Times New Roman" w:cs="Times New Roman"/>
            <w:sz w:val="24"/>
            <w:szCs w:val="24"/>
          </w:rPr>
          <w:t>SOB</w:t>
        </w:r>
      </w:ins>
    </w:p>
    <w:p w14:paraId="384BE112" w14:textId="39DEA5DF" w:rsidR="007B413D" w:rsidRDefault="007B413D" w:rsidP="007B413D">
      <w:pPr>
        <w:pStyle w:val="ListParagraph"/>
        <w:numPr>
          <w:ilvl w:val="2"/>
          <w:numId w:val="14"/>
        </w:numPr>
        <w:spacing w:line="276" w:lineRule="auto"/>
        <w:rPr>
          <w:ins w:id="404" w:author="Robert Vlasnik" w:date="2026-09-28T12:19:00Z" w16du:dateUtc="2026-09-28T17:19:00Z"/>
          <w:rFonts w:ascii="Times New Roman" w:hAnsi="Times New Roman" w:cs="Times New Roman"/>
          <w:sz w:val="24"/>
          <w:szCs w:val="24"/>
        </w:rPr>
      </w:pPr>
      <w:ins w:id="405" w:author="Robert Vlasnik" w:date="2026-09-28T12:19:00Z" w16du:dateUtc="2026-09-28T17:19:00Z">
        <w:r w:rsidRPr="007B413D">
          <w:rPr>
            <w:rFonts w:ascii="Times New Roman" w:hAnsi="Times New Roman" w:cs="Times New Roman"/>
            <w:b/>
            <w:bCs/>
            <w:sz w:val="24"/>
            <w:szCs w:val="24"/>
          </w:rPr>
          <w:t>If No</w:t>
        </w:r>
        <w:r>
          <w:rPr>
            <w:rFonts w:ascii="Times New Roman" w:hAnsi="Times New Roman" w:cs="Times New Roman"/>
            <w:sz w:val="24"/>
            <w:szCs w:val="24"/>
          </w:rPr>
          <w:t>, Agent must ask if the beneficiary if they would like to review those coverages</w:t>
        </w:r>
      </w:ins>
    </w:p>
    <w:p w14:paraId="74AA55F1" w14:textId="02278739" w:rsidR="007B413D" w:rsidRPr="007B413D" w:rsidRDefault="007B413D" w:rsidP="007B413D">
      <w:pPr>
        <w:pStyle w:val="ListParagraph"/>
        <w:numPr>
          <w:ilvl w:val="3"/>
          <w:numId w:val="14"/>
        </w:numPr>
        <w:spacing w:line="276" w:lineRule="auto"/>
        <w:rPr>
          <w:ins w:id="406" w:author="Robert Vlasnik" w:date="2026-09-28T12:19:00Z" w16du:dateUtc="2026-09-28T17:19:00Z"/>
          <w:rFonts w:ascii="Times New Roman" w:hAnsi="Times New Roman" w:cs="Times New Roman"/>
          <w:sz w:val="24"/>
          <w:szCs w:val="24"/>
        </w:rPr>
      </w:pPr>
      <w:ins w:id="407" w:author="Robert Vlasnik" w:date="2026-09-28T12:19:00Z" w16du:dateUtc="2026-09-28T17:19:00Z">
        <w:r>
          <w:rPr>
            <w:rFonts w:ascii="Times New Roman" w:hAnsi="Times New Roman" w:cs="Times New Roman"/>
            <w:b/>
            <w:bCs/>
            <w:sz w:val="24"/>
            <w:szCs w:val="24"/>
          </w:rPr>
          <w:lastRenderedPageBreak/>
          <w:t xml:space="preserve">If </w:t>
        </w:r>
        <w:proofErr w:type="gramStart"/>
        <w:r>
          <w:rPr>
            <w:rFonts w:ascii="Times New Roman" w:hAnsi="Times New Roman" w:cs="Times New Roman"/>
            <w:b/>
            <w:bCs/>
            <w:sz w:val="24"/>
            <w:szCs w:val="24"/>
          </w:rPr>
          <w:t>Yes</w:t>
        </w:r>
        <w:proofErr w:type="gramEnd"/>
        <w:r>
          <w:rPr>
            <w:rFonts w:ascii="Times New Roman" w:hAnsi="Times New Roman" w:cs="Times New Roman"/>
            <w:b/>
            <w:bCs/>
            <w:sz w:val="24"/>
            <w:szCs w:val="24"/>
          </w:rPr>
          <w:t xml:space="preserve">, </w:t>
        </w:r>
        <w:r w:rsidRPr="007B413D">
          <w:rPr>
            <w:rFonts w:ascii="Times New Roman" w:hAnsi="Times New Roman" w:cs="Times New Roman"/>
            <w:sz w:val="24"/>
            <w:szCs w:val="24"/>
          </w:rPr>
          <w:t>review coverage information</w:t>
        </w:r>
      </w:ins>
    </w:p>
    <w:p w14:paraId="60B67A7C" w14:textId="4DB991DB" w:rsidR="001875C0"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The Agent should then inquire as to whether the beneficiary is interested in reviewing any other benefits included in the EOC or SOB.</w:t>
      </w:r>
    </w:p>
    <w:p w14:paraId="03156A53" w14:textId="16969745" w:rsidR="00616D37" w:rsidRDefault="00616D37" w:rsidP="00297AFD">
      <w:pPr>
        <w:pStyle w:val="ListParagraph"/>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Discuss the costs/limitations on Dental, Vision and Hearing. </w:t>
      </w:r>
    </w:p>
    <w:p w14:paraId="2A35F68D" w14:textId="0CEBA67E" w:rsidR="00531033" w:rsidRPr="00DC0492" w:rsidRDefault="00531033" w:rsidP="00297AFD">
      <w:pPr>
        <w:pStyle w:val="ListParagraph"/>
        <w:numPr>
          <w:ilvl w:val="1"/>
          <w:numId w:val="14"/>
        </w:numPr>
        <w:spacing w:line="276" w:lineRule="auto"/>
        <w:rPr>
          <w:ins w:id="408" w:author="Robert Vlasnik" w:date="2026-09-28T12:19:00Z" w16du:dateUtc="2026-09-28T17:19:00Z"/>
          <w:rFonts w:ascii="Times New Roman" w:hAnsi="Times New Roman" w:cs="Times New Roman"/>
          <w:sz w:val="24"/>
          <w:szCs w:val="24"/>
        </w:rPr>
      </w:pPr>
      <w:ins w:id="409" w:author="Robert Vlasnik" w:date="2026-09-28T12:19:00Z" w16du:dateUtc="2026-09-28T17:19:00Z">
        <w:r w:rsidRPr="00DC0492">
          <w:rPr>
            <w:rFonts w:ascii="Times New Roman" w:hAnsi="Times New Roman" w:cs="Times New Roman"/>
            <w:color w:val="000000"/>
          </w:rPr>
          <w:t xml:space="preserve">If agent reviews services such as dental, vision, hearing, OTC or transportation, agent explains how to access these services. Agent states that </w:t>
        </w:r>
        <w:proofErr w:type="gramStart"/>
        <w:r w:rsidRPr="00DC0492">
          <w:rPr>
            <w:rFonts w:ascii="Times New Roman" w:hAnsi="Times New Roman" w:cs="Times New Roman"/>
            <w:color w:val="000000"/>
          </w:rPr>
          <w:t>enrollee</w:t>
        </w:r>
        <w:proofErr w:type="gramEnd"/>
        <w:r w:rsidRPr="00DC0492">
          <w:rPr>
            <w:rFonts w:ascii="Times New Roman" w:hAnsi="Times New Roman" w:cs="Times New Roman"/>
            <w:color w:val="000000"/>
          </w:rPr>
          <w:t xml:space="preserve"> must use a specific network, vendor or provider as listed in Summary of Benefits. </w:t>
        </w:r>
      </w:ins>
    </w:p>
    <w:p w14:paraId="5385DF4E" w14:textId="77777777" w:rsidR="001875C0" w:rsidRPr="007971E2"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Upon request from the beneficiary, additional benefits should be reviewed: </w:t>
      </w:r>
    </w:p>
    <w:p w14:paraId="7A17ACD5"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Podiatry Benefits</w:t>
      </w:r>
    </w:p>
    <w:p w14:paraId="794E572B"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Chiropractic Benefits</w:t>
      </w:r>
    </w:p>
    <w:p w14:paraId="4D730D1F"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Medical Equipment Benefits</w:t>
      </w:r>
    </w:p>
    <w:p w14:paraId="51CB4BE2"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Rehabilitation Benefits</w:t>
      </w:r>
    </w:p>
    <w:p w14:paraId="7F2AECF9" w14:textId="7B920534" w:rsidR="001875C0" w:rsidRPr="007971E2" w:rsidRDefault="00616D37" w:rsidP="00297AFD">
      <w:pPr>
        <w:pStyle w:val="ListParagraph"/>
        <w:numPr>
          <w:ilvl w:val="1"/>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Part D Coverage Phases. </w:t>
      </w:r>
    </w:p>
    <w:p w14:paraId="2CD1FE6D"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Maximum out-of-pocket (MOOP) both in and out-of-Network (OON)</w:t>
      </w:r>
    </w:p>
    <w:p w14:paraId="4DA7ABEC" w14:textId="4454770B" w:rsidR="00D77849" w:rsidRPr="007971E2" w:rsidRDefault="001C04CE" w:rsidP="00297AFD">
      <w:pPr>
        <w:pStyle w:val="ListParagraph"/>
        <w:numPr>
          <w:ilvl w:val="0"/>
          <w:numId w:val="14"/>
        </w:numPr>
        <w:rPr>
          <w:rFonts w:ascii="Times New Roman" w:hAnsi="Times New Roman" w:cs="Times New Roman"/>
          <w:sz w:val="24"/>
          <w:szCs w:val="24"/>
        </w:rPr>
      </w:pPr>
      <w:r w:rsidRPr="007971E2">
        <w:rPr>
          <w:rFonts w:ascii="Times New Roman" w:hAnsi="Times New Roman" w:cs="Times New Roman"/>
          <w:sz w:val="24"/>
          <w:szCs w:val="24"/>
        </w:rPr>
        <w:t>Review the right to cancel this enrollment and the specific date through which cancellation may occur.</w:t>
      </w:r>
    </w:p>
    <w:p w14:paraId="0F1A59B7" w14:textId="77777777" w:rsidR="001875C0" w:rsidRPr="007971E2" w:rsidRDefault="001875C0" w:rsidP="00297AFD">
      <w:pPr>
        <w:pStyle w:val="ListParagraph"/>
        <w:numPr>
          <w:ilvl w:val="0"/>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stand-alone PDP plan:</w:t>
      </w:r>
    </w:p>
    <w:p w14:paraId="00F08B37" w14:textId="77777777" w:rsidR="001875C0" w:rsidRPr="007971E2" w:rsidRDefault="001875C0" w:rsidP="00297AFD">
      <w:pPr>
        <w:pStyle w:val="ListParagraph"/>
        <w:numPr>
          <w:ilvl w:val="1"/>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Are there MAPD plans in their area that seem like they may meet their needs?</w:t>
      </w:r>
    </w:p>
    <w:p w14:paraId="27196645" w14:textId="654F6FC9" w:rsidR="001875C0" w:rsidRPr="007971E2" w:rsidRDefault="001875C0" w:rsidP="00297AFD">
      <w:pPr>
        <w:pStyle w:val="ListParagraph"/>
        <w:numPr>
          <w:ilvl w:val="1"/>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no, state: </w:t>
      </w:r>
      <w:r w:rsidRPr="007971E2">
        <w:rPr>
          <w:rFonts w:ascii="Times New Roman" w:hAnsi="Times New Roman" w:cs="Times New Roman"/>
          <w:i/>
          <w:sz w:val="24"/>
          <w:szCs w:val="24"/>
        </w:rPr>
        <w:t>“I will be happy to go over the benefits our PDP plans offer with you in more detail.”</w:t>
      </w:r>
      <w:r w:rsidRPr="007971E2">
        <w:rPr>
          <w:rFonts w:ascii="Times New Roman" w:hAnsi="Times New Roman" w:cs="Times New Roman"/>
          <w:sz w:val="24"/>
          <w:szCs w:val="24"/>
        </w:rPr>
        <w:t xml:space="preserve"> Review the following: Monthly Premium and plan stages including any Rx deductible, tiers, and cost-shares (at least for 30-day retail), coverage </w:t>
      </w:r>
      <w:proofErr w:type="gramStart"/>
      <w:r w:rsidRPr="007971E2">
        <w:rPr>
          <w:rFonts w:ascii="Times New Roman" w:hAnsi="Times New Roman" w:cs="Times New Roman"/>
          <w:sz w:val="24"/>
          <w:szCs w:val="24"/>
        </w:rPr>
        <w:t>gap</w:t>
      </w:r>
      <w:proofErr w:type="gramEnd"/>
      <w:r w:rsidRPr="007971E2">
        <w:rPr>
          <w:rFonts w:ascii="Times New Roman" w:hAnsi="Times New Roman" w:cs="Times New Roman"/>
          <w:sz w:val="24"/>
          <w:szCs w:val="24"/>
        </w:rPr>
        <w:t xml:space="preserve"> and catastrophic level. Offer to </w:t>
      </w:r>
      <w:del w:id="410" w:author="Robert Vlasnik" w:date="2026-09-28T12:19:00Z" w16du:dateUtc="2026-09-28T17:19:00Z">
        <w:r w:rsidRPr="007971E2">
          <w:rPr>
            <w:rFonts w:ascii="Times New Roman" w:hAnsi="Times New Roman" w:cs="Times New Roman"/>
            <w:sz w:val="24"/>
            <w:szCs w:val="24"/>
          </w:rPr>
          <w:delText>lookup</w:delText>
        </w:r>
      </w:del>
      <w:ins w:id="411" w:author="Robert Vlasnik" w:date="2026-09-28T12:19:00Z" w16du:dateUtc="2026-09-28T17:19:00Z">
        <w:r w:rsidR="004C4E87" w:rsidRPr="007971E2">
          <w:rPr>
            <w:rFonts w:ascii="Times New Roman" w:hAnsi="Times New Roman" w:cs="Times New Roman"/>
            <w:sz w:val="24"/>
            <w:szCs w:val="24"/>
          </w:rPr>
          <w:t>look up</w:t>
        </w:r>
      </w:ins>
      <w:r w:rsidRPr="007971E2">
        <w:rPr>
          <w:rFonts w:ascii="Times New Roman" w:hAnsi="Times New Roman" w:cs="Times New Roman"/>
          <w:sz w:val="24"/>
          <w:szCs w:val="24"/>
        </w:rPr>
        <w:t xml:space="preserve"> any medications to determine coverage under the plan. </w:t>
      </w:r>
      <w:bookmarkStart w:id="412" w:name="_Hlk128660729"/>
      <w:r w:rsidRPr="007971E2">
        <w:rPr>
          <w:rFonts w:ascii="Times New Roman" w:hAnsi="Times New Roman" w:cs="Times New Roman"/>
          <w:sz w:val="24"/>
          <w:szCs w:val="24"/>
        </w:rPr>
        <w:t>If they decline the offer to look up their prescriptions, remind them “</w:t>
      </w:r>
      <w:r w:rsidRPr="007971E2">
        <w:rPr>
          <w:rFonts w:ascii="Times New Roman" w:hAnsi="Times New Roman" w:cs="Times New Roman"/>
          <w:i/>
          <w:iCs/>
          <w:sz w:val="24"/>
          <w:szCs w:val="24"/>
        </w:rPr>
        <w:t>I suggest we look them up since, it is possible they may not be covered or require prior authorization and may lead to higher than expected out of pocket costs</w:t>
      </w:r>
      <w:r w:rsidRPr="007971E2">
        <w:rPr>
          <w:rFonts w:ascii="Times New Roman" w:hAnsi="Times New Roman" w:cs="Times New Roman"/>
          <w:sz w:val="24"/>
          <w:szCs w:val="24"/>
        </w:rPr>
        <w:t>.”</w:t>
      </w:r>
      <w:bookmarkEnd w:id="412"/>
    </w:p>
    <w:p w14:paraId="14751BC5" w14:textId="77777777" w:rsidR="001875C0" w:rsidRPr="007971E2" w:rsidRDefault="001875C0" w:rsidP="00297AFD">
      <w:pPr>
        <w:pStyle w:val="ListParagraph"/>
        <w:numPr>
          <w:ilvl w:val="1"/>
          <w:numId w:val="13"/>
        </w:numPr>
        <w:spacing w:line="276" w:lineRule="auto"/>
        <w:rPr>
          <w:rFonts w:ascii="Times New Roman" w:hAnsi="Times New Roman" w:cs="Times New Roman"/>
          <w:i/>
          <w:sz w:val="24"/>
          <w:szCs w:val="24"/>
        </w:rPr>
      </w:pPr>
      <w:r w:rsidRPr="007971E2">
        <w:rPr>
          <w:rFonts w:ascii="Times New Roman" w:hAnsi="Times New Roman" w:cs="Times New Roman"/>
          <w:sz w:val="24"/>
          <w:szCs w:val="24"/>
        </w:rPr>
        <w:t xml:space="preserve">If yes, review the advantages of a MAPD plan. For example, </w:t>
      </w:r>
      <w:r w:rsidRPr="007971E2">
        <w:rPr>
          <w:rFonts w:ascii="Times New Roman" w:hAnsi="Times New Roman" w:cs="Times New Roman"/>
          <w:i/>
          <w:sz w:val="24"/>
          <w:szCs w:val="24"/>
        </w:rPr>
        <w:t xml:space="preserve">“I will be happy to review our PDP plans with you. We also have plans in your area called Medicare Advantage Prescription Drug plans which combine both medical and prescription drug coverage. Do you mind me asking what you have in place for medical coverage? May I tell you more about our Medicare Advantage plans to see if we have anything that meets </w:t>
      </w:r>
      <w:proofErr w:type="gramStart"/>
      <w:r w:rsidRPr="007971E2">
        <w:rPr>
          <w:rFonts w:ascii="Times New Roman" w:hAnsi="Times New Roman" w:cs="Times New Roman"/>
          <w:i/>
          <w:sz w:val="24"/>
          <w:szCs w:val="24"/>
        </w:rPr>
        <w:t>all of</w:t>
      </w:r>
      <w:proofErr w:type="gramEnd"/>
      <w:r w:rsidRPr="007971E2">
        <w:rPr>
          <w:rFonts w:ascii="Times New Roman" w:hAnsi="Times New Roman" w:cs="Times New Roman"/>
          <w:i/>
          <w:sz w:val="24"/>
          <w:szCs w:val="24"/>
        </w:rPr>
        <w:t xml:space="preserve"> your needs?”</w:t>
      </w:r>
    </w:p>
    <w:p w14:paraId="6BB7041B" w14:textId="77777777" w:rsidR="001875C0" w:rsidRPr="007971E2" w:rsidRDefault="001875C0" w:rsidP="00297AFD">
      <w:pPr>
        <w:pStyle w:val="ListParagraph"/>
        <w:numPr>
          <w:ilvl w:val="2"/>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yes, compare the premiums of a PDP and the MAPD plans in their area. If the caller has medical coverage other than Medicare and tells you how much they pay for their premium, add the cost of their premium to what our PDP premium would be and compare that total to the premium of our MAPD plans in their area.</w:t>
      </w:r>
    </w:p>
    <w:p w14:paraId="67257675" w14:textId="77777777" w:rsidR="001875C0" w:rsidRPr="007971E2" w:rsidRDefault="001875C0" w:rsidP="00297AFD">
      <w:pPr>
        <w:pStyle w:val="ListParagraph"/>
        <w:numPr>
          <w:ilvl w:val="2"/>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w:t>
      </w:r>
      <w:proofErr w:type="gramStart"/>
      <w:r w:rsidRPr="007971E2">
        <w:rPr>
          <w:rFonts w:ascii="Times New Roman" w:hAnsi="Times New Roman" w:cs="Times New Roman"/>
          <w:sz w:val="24"/>
          <w:szCs w:val="24"/>
        </w:rPr>
        <w:t>no</w:t>
      </w:r>
      <w:proofErr w:type="gramEnd"/>
      <w:r w:rsidRPr="007971E2">
        <w:rPr>
          <w:rFonts w:ascii="Times New Roman" w:hAnsi="Times New Roman" w:cs="Times New Roman"/>
          <w:sz w:val="24"/>
          <w:szCs w:val="24"/>
        </w:rPr>
        <w:t>, continue with PDP plan discussion.</w:t>
      </w:r>
    </w:p>
    <w:p w14:paraId="0584CA4F" w14:textId="1B704A21" w:rsidR="35787E07" w:rsidRDefault="35787E07" w:rsidP="00297AFD">
      <w:pPr>
        <w:pStyle w:val="ListParagraph"/>
        <w:numPr>
          <w:ilvl w:val="0"/>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Explain the potential effect that enrolling in this plan will have on other, current coverage, which may in some cases mean that the individual is disenrolled from the beneficiary’s current health coverage (e.g., another MA plan, Medigap)</w:t>
      </w:r>
    </w:p>
    <w:p w14:paraId="5190236B" w14:textId="68CA0450" w:rsidR="009E2532" w:rsidRPr="009E2532" w:rsidRDefault="009E2532" w:rsidP="009E2532">
      <w:pPr>
        <w:pStyle w:val="ListParagraph"/>
        <w:numPr>
          <w:ilvl w:val="1"/>
          <w:numId w:val="13"/>
        </w:numPr>
        <w:spacing w:line="276" w:lineRule="auto"/>
        <w:rPr>
          <w:ins w:id="413" w:author="Robert Vlasnik" w:date="2026-09-28T12:19:00Z" w16du:dateUtc="2026-09-28T17:19:00Z"/>
          <w:rFonts w:ascii="Times New Roman" w:hAnsi="Times New Roman" w:cs="Times New Roman"/>
          <w:sz w:val="24"/>
          <w:szCs w:val="24"/>
        </w:rPr>
      </w:pPr>
      <w:ins w:id="414" w:author="Robert Vlasnik" w:date="2026-09-28T12:19:00Z" w16du:dateUtc="2026-09-28T17:19:00Z">
        <w:r>
          <w:rPr>
            <w:rFonts w:ascii="Times New Roman" w:hAnsi="Times New Roman" w:cs="Times New Roman"/>
            <w:sz w:val="24"/>
            <w:szCs w:val="24"/>
          </w:rPr>
          <w:t xml:space="preserve">To include </w:t>
        </w:r>
        <w:r w:rsidRPr="00905828">
          <w:rPr>
            <w:rFonts w:ascii="Times New Roman" w:hAnsi="Times New Roman" w:cs="Times New Roman"/>
            <w:sz w:val="24"/>
            <w:szCs w:val="24"/>
          </w:rPr>
          <w:t>this is not a hearing/dental/vision “rider” but a full plan</w:t>
        </w:r>
      </w:ins>
    </w:p>
    <w:p w14:paraId="31851B2A" w14:textId="77777777" w:rsidR="00597DDB" w:rsidRPr="007971E2" w:rsidRDefault="00597DDB" w:rsidP="00297AFD">
      <w:pPr>
        <w:pStyle w:val="ListParagraph"/>
        <w:numPr>
          <w:ilvl w:val="0"/>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lastRenderedPageBreak/>
        <w:t>Explain that plan operates on a calendar year basis, so benefits may change on January 1 of the following year.</w:t>
      </w:r>
    </w:p>
    <w:p w14:paraId="329D5A03" w14:textId="27056A4E" w:rsidR="001C1358" w:rsidRDefault="00597DDB" w:rsidP="00B576C5">
      <w:pPr>
        <w:pStyle w:val="ListParagraph"/>
        <w:numPr>
          <w:ilvl w:val="0"/>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Explain that Evidence of Coverage provides </w:t>
      </w:r>
      <w:proofErr w:type="gramStart"/>
      <w:r w:rsidRPr="007971E2">
        <w:rPr>
          <w:rFonts w:ascii="Times New Roman" w:hAnsi="Times New Roman" w:cs="Times New Roman"/>
          <w:sz w:val="24"/>
          <w:szCs w:val="24"/>
        </w:rPr>
        <w:t>all of</w:t>
      </w:r>
      <w:proofErr w:type="gramEnd"/>
      <w:r w:rsidRPr="007971E2">
        <w:rPr>
          <w:rFonts w:ascii="Times New Roman" w:hAnsi="Times New Roman" w:cs="Times New Roman"/>
          <w:sz w:val="24"/>
          <w:szCs w:val="24"/>
        </w:rPr>
        <w:t xml:space="preserve"> the costs, benefits, and rules for the plan.</w:t>
      </w:r>
    </w:p>
    <w:p w14:paraId="43CB5AD1" w14:textId="5291B3AC" w:rsidR="002020C0" w:rsidRPr="00B576C5" w:rsidRDefault="00597DDB" w:rsidP="00B576C5">
      <w:pPr>
        <w:pStyle w:val="ListParagraph"/>
        <w:numPr>
          <w:ilvl w:val="0"/>
          <w:numId w:val="13"/>
        </w:numPr>
        <w:spacing w:line="276" w:lineRule="auto"/>
        <w:rPr>
          <w:rFonts w:ascii="Times New Roman" w:hAnsi="Times New Roman" w:cs="Times New Roman"/>
          <w:sz w:val="24"/>
          <w:szCs w:val="24"/>
        </w:rPr>
      </w:pPr>
      <w:del w:id="415" w:author="Robert Vlasnik" w:date="2026-09-28T12:19:00Z" w16du:dateUtc="2026-09-28T17:19:00Z">
        <w:r w:rsidRPr="007971E2">
          <w:rPr>
            <w:rFonts w:ascii="Times New Roman" w:hAnsi="Times New Roman" w:cs="Times New Roman"/>
            <w:sz w:val="24"/>
            <w:szCs w:val="24"/>
          </w:rPr>
          <w:delText>Review</w:delText>
        </w:r>
      </w:del>
      <w:ins w:id="416" w:author="Robert Vlasnik" w:date="2026-09-28T12:19:00Z" w16du:dateUtc="2026-09-28T17:19:00Z">
        <w:r w:rsidR="002020C0">
          <w:rPr>
            <w:rFonts w:ascii="Times New Roman" w:hAnsi="Times New Roman" w:cs="Times New Roman"/>
            <w:sz w:val="24"/>
            <w:szCs w:val="24"/>
          </w:rPr>
          <w:t>Agent must e</w:t>
        </w:r>
        <w:r w:rsidR="002020C0" w:rsidRPr="002020C0">
          <w:rPr>
            <w:rFonts w:ascii="Times New Roman" w:hAnsi="Times New Roman" w:cs="Times New Roman"/>
            <w:sz w:val="24"/>
            <w:szCs w:val="24"/>
          </w:rPr>
          <w:t xml:space="preserve">xplain </w:t>
        </w:r>
        <w:r w:rsidR="002020C0">
          <w:rPr>
            <w:rFonts w:ascii="Times New Roman" w:hAnsi="Times New Roman" w:cs="Times New Roman"/>
            <w:sz w:val="24"/>
            <w:szCs w:val="24"/>
          </w:rPr>
          <w:t>the process for</w:t>
        </w:r>
      </w:ins>
      <w:r w:rsidR="002020C0">
        <w:rPr>
          <w:rFonts w:ascii="Times New Roman" w:hAnsi="Times New Roman" w:cs="Times New Roman"/>
          <w:sz w:val="24"/>
          <w:szCs w:val="24"/>
        </w:rPr>
        <w:t xml:space="preserve"> how to </w:t>
      </w:r>
      <w:r w:rsidR="002020C0" w:rsidRPr="002020C0">
        <w:rPr>
          <w:rFonts w:ascii="Times New Roman" w:hAnsi="Times New Roman" w:cs="Times New Roman"/>
          <w:sz w:val="24"/>
          <w:szCs w:val="24"/>
        </w:rPr>
        <w:t>file a complaint</w:t>
      </w:r>
      <w:del w:id="417" w:author="Robert Vlasnik" w:date="2026-09-28T12:19:00Z" w16du:dateUtc="2026-09-28T17:19:00Z">
        <w:r w:rsidRPr="007971E2">
          <w:rPr>
            <w:rFonts w:ascii="Times New Roman" w:hAnsi="Times New Roman" w:cs="Times New Roman"/>
            <w:sz w:val="24"/>
            <w:szCs w:val="24"/>
          </w:rPr>
          <w:delText>.</w:delText>
        </w:r>
      </w:del>
    </w:p>
    <w:p w14:paraId="233E454A" w14:textId="77777777" w:rsidR="001875C0" w:rsidRPr="007971E2" w:rsidRDefault="001875C0" w:rsidP="00297AFD">
      <w:pPr>
        <w:pStyle w:val="ListParagraph"/>
        <w:numPr>
          <w:ilvl w:val="0"/>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Ask the caller if they have any questions or if they’d like to discuss any other specific benefits of the plan in more detail.</w:t>
      </w:r>
    </w:p>
    <w:p w14:paraId="26F4F91B" w14:textId="5F7EA074" w:rsidR="001875C0" w:rsidRPr="0008110B" w:rsidRDefault="001875C0" w:rsidP="0008110B">
      <w:pPr>
        <w:pStyle w:val="ListParagraph"/>
        <w:numPr>
          <w:ilvl w:val="1"/>
          <w:numId w:val="13"/>
        </w:numPr>
        <w:spacing w:after="0"/>
        <w:rPr>
          <w:ins w:id="418" w:author="Robert Vlasnik" w:date="2026-09-28T12:19:00Z" w16du:dateUtc="2026-09-28T17:19:00Z"/>
          <w:rFonts w:ascii="Times New Roman" w:hAnsi="Times New Roman" w:cs="Times New Roman"/>
          <w:b/>
          <w:sz w:val="24"/>
          <w:szCs w:val="24"/>
        </w:rPr>
      </w:pPr>
      <w:r w:rsidRPr="00AA1441">
        <w:rPr>
          <w:rFonts w:ascii="Times New Roman" w:hAnsi="Times New Roman"/>
          <w:b/>
          <w:sz w:val="24"/>
        </w:rPr>
        <w:t xml:space="preserve">If </w:t>
      </w:r>
      <w:del w:id="419" w:author="Robert Vlasnik" w:date="2026-09-28T12:19:00Z" w16du:dateUtc="2026-09-28T17:19:00Z">
        <w:r w:rsidRPr="007971E2">
          <w:rPr>
            <w:rFonts w:ascii="Times New Roman" w:hAnsi="Times New Roman" w:cs="Times New Roman"/>
            <w:sz w:val="24"/>
            <w:szCs w:val="24"/>
          </w:rPr>
          <w:delText>yes</w:delText>
        </w:r>
      </w:del>
      <w:ins w:id="420" w:author="Robert Vlasnik" w:date="2026-09-28T12:19:00Z" w16du:dateUtc="2026-09-28T17:19:00Z">
        <w:r w:rsidR="00DE239D">
          <w:rPr>
            <w:rFonts w:ascii="Times New Roman" w:hAnsi="Times New Roman" w:cs="Times New Roman"/>
            <w:b/>
            <w:bCs/>
            <w:sz w:val="24"/>
            <w:szCs w:val="24"/>
          </w:rPr>
          <w:t>Y</w:t>
        </w:r>
        <w:r w:rsidRPr="00913938">
          <w:rPr>
            <w:rFonts w:ascii="Times New Roman" w:hAnsi="Times New Roman" w:cs="Times New Roman"/>
            <w:b/>
            <w:bCs/>
            <w:sz w:val="24"/>
            <w:szCs w:val="24"/>
          </w:rPr>
          <w:t>es</w:t>
        </w:r>
      </w:ins>
      <w:r w:rsidRPr="007971E2">
        <w:rPr>
          <w:rFonts w:ascii="Times New Roman" w:hAnsi="Times New Roman" w:cs="Times New Roman"/>
          <w:sz w:val="24"/>
          <w:szCs w:val="24"/>
        </w:rPr>
        <w:t xml:space="preserve">, answer questions and/or provide the plan details as requested and then continue. </w:t>
      </w:r>
    </w:p>
    <w:p w14:paraId="0CC6CDB1" w14:textId="53E7B721" w:rsidR="0008110B" w:rsidRPr="00AA1441" w:rsidRDefault="0008110B">
      <w:pPr>
        <w:spacing w:after="0"/>
        <w:rPr>
          <w:rFonts w:ascii="Times New Roman" w:hAnsi="Times New Roman"/>
          <w:b/>
          <w:color w:val="FF0000"/>
          <w:sz w:val="18"/>
        </w:rPr>
        <w:pPrChange w:id="421" w:author="Robert Vlasnik" w:date="2026-09-28T12:19:00Z" w16du:dateUtc="2026-09-28T17:19:00Z">
          <w:pPr>
            <w:pStyle w:val="ListParagraph"/>
            <w:numPr>
              <w:ilvl w:val="1"/>
              <w:numId w:val="13"/>
            </w:numPr>
            <w:ind w:left="1440" w:hanging="360"/>
          </w:pPr>
        </w:pPrChange>
      </w:pPr>
      <w:r w:rsidRPr="00AA1441">
        <w:rPr>
          <w:rFonts w:ascii="Times New Roman" w:hAnsi="Times New Roman"/>
          <w:b/>
          <w:color w:val="FF0000"/>
          <w:sz w:val="18"/>
        </w:rPr>
        <w:t>(Agent Note: The prompt to provide other plan details may be indirect, such as a member telling you they need oxygen or transportation. If additional benefits are reviewed, all limitations should be reviewed as well, such as allowances and frequencies on services for dental or vision.)</w:t>
      </w:r>
    </w:p>
    <w:p w14:paraId="1F0556C1" w14:textId="55F64642" w:rsidR="00CA7BCF" w:rsidRPr="007971E2" w:rsidRDefault="00CA7BCF">
      <w:pPr>
        <w:pStyle w:val="ListParagraph"/>
        <w:numPr>
          <w:ilvl w:val="1"/>
          <w:numId w:val="13"/>
        </w:numPr>
        <w:spacing w:after="0" w:line="276" w:lineRule="auto"/>
        <w:rPr>
          <w:rFonts w:ascii="Times New Roman" w:hAnsi="Times New Roman" w:cs="Times New Roman"/>
          <w:b/>
          <w:sz w:val="24"/>
          <w:szCs w:val="24"/>
        </w:rPr>
        <w:pPrChange w:id="422" w:author="Robert Vlasnik" w:date="2026-09-28T12:19:00Z" w16du:dateUtc="2026-09-28T17:19:00Z">
          <w:pPr>
            <w:pStyle w:val="ListParagraph"/>
            <w:numPr>
              <w:ilvl w:val="1"/>
              <w:numId w:val="13"/>
            </w:numPr>
            <w:spacing w:line="276" w:lineRule="auto"/>
            <w:ind w:left="1440" w:hanging="360"/>
          </w:pPr>
        </w:pPrChange>
      </w:pPr>
      <w:r w:rsidRPr="007971E2">
        <w:rPr>
          <w:rFonts w:ascii="Times New Roman" w:hAnsi="Times New Roman" w:cs="Times New Roman"/>
          <w:b/>
          <w:sz w:val="24"/>
          <w:szCs w:val="24"/>
        </w:rPr>
        <w:t xml:space="preserve">If </w:t>
      </w:r>
      <w:del w:id="423" w:author="Robert Vlasnik" w:date="2026-09-28T12:19:00Z" w16du:dateUtc="2026-09-28T17:19:00Z">
        <w:r w:rsidRPr="007971E2">
          <w:rPr>
            <w:rFonts w:ascii="Times New Roman" w:hAnsi="Times New Roman" w:cs="Times New Roman"/>
            <w:b/>
            <w:sz w:val="24"/>
            <w:szCs w:val="24"/>
          </w:rPr>
          <w:delText>no</w:delText>
        </w:r>
      </w:del>
      <w:ins w:id="424" w:author="Robert Vlasnik" w:date="2026-09-28T12:19:00Z" w16du:dateUtc="2026-09-28T17:19:00Z">
        <w:r w:rsidR="00DE239D">
          <w:rPr>
            <w:rFonts w:ascii="Times New Roman" w:hAnsi="Times New Roman" w:cs="Times New Roman"/>
            <w:b/>
            <w:sz w:val="24"/>
            <w:szCs w:val="24"/>
          </w:rPr>
          <w:t>N</w:t>
        </w:r>
        <w:r w:rsidRPr="007971E2">
          <w:rPr>
            <w:rFonts w:ascii="Times New Roman" w:hAnsi="Times New Roman" w:cs="Times New Roman"/>
            <w:b/>
            <w:sz w:val="24"/>
            <w:szCs w:val="24"/>
          </w:rPr>
          <w:t>o</w:t>
        </w:r>
      </w:ins>
    </w:p>
    <w:p w14:paraId="266B983F" w14:textId="64B9DA2F" w:rsidR="009B3590" w:rsidRPr="007971E2" w:rsidRDefault="00CA7BCF">
      <w:pPr>
        <w:pStyle w:val="ListParagraph"/>
        <w:numPr>
          <w:ilvl w:val="2"/>
          <w:numId w:val="13"/>
        </w:numPr>
        <w:spacing w:after="0" w:line="276" w:lineRule="auto"/>
        <w:rPr>
          <w:rFonts w:ascii="Times New Roman" w:hAnsi="Times New Roman" w:cs="Times New Roman"/>
          <w:i/>
          <w:sz w:val="24"/>
          <w:szCs w:val="24"/>
        </w:rPr>
        <w:pPrChange w:id="425" w:author="Robert Vlasnik" w:date="2026-09-28T12:19:00Z" w16du:dateUtc="2026-09-28T17:19:00Z">
          <w:pPr>
            <w:pStyle w:val="ListParagraph"/>
            <w:numPr>
              <w:ilvl w:val="2"/>
              <w:numId w:val="13"/>
            </w:numPr>
            <w:spacing w:line="276" w:lineRule="auto"/>
            <w:ind w:left="2160" w:hanging="360"/>
          </w:pPr>
        </w:pPrChange>
      </w:pPr>
      <w:r w:rsidRPr="007971E2">
        <w:rPr>
          <w:rFonts w:ascii="Times New Roman" w:hAnsi="Times New Roman" w:cs="Times New Roman"/>
          <w:i/>
          <w:sz w:val="24"/>
          <w:szCs w:val="24"/>
        </w:rPr>
        <w:t xml:space="preserve">“Mr./Ms.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beneficiary name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xml:space="preserve">, if you are ready to enroll today, we will now move to the enrollment process.” </w:t>
      </w:r>
    </w:p>
    <w:p w14:paraId="7F5EAF9B" w14:textId="64D412E2" w:rsidR="009B3590" w:rsidRPr="007971E2" w:rsidRDefault="009B3590" w:rsidP="00297AFD">
      <w:pPr>
        <w:pStyle w:val="ListParagraph"/>
        <w:numPr>
          <w:ilvl w:val="2"/>
          <w:numId w:val="13"/>
        </w:numPr>
        <w:spacing w:line="276" w:lineRule="auto"/>
        <w:rPr>
          <w:rFonts w:ascii="Times New Roman" w:hAnsi="Times New Roman" w:cs="Times New Roman"/>
          <w:i/>
          <w:sz w:val="24"/>
          <w:szCs w:val="24"/>
        </w:rPr>
      </w:pPr>
      <w:r w:rsidRPr="007971E2">
        <w:rPr>
          <w:rFonts w:ascii="Times New Roman" w:hAnsi="Times New Roman" w:cs="Times New Roman"/>
          <w:i/>
          <w:sz w:val="24"/>
          <w:szCs w:val="24"/>
        </w:rPr>
        <w:t xml:space="preserve">As a reminder I would like to let you know you have the right to cancel this enrollment at any time before the </w:t>
      </w:r>
      <w:proofErr w:type="gramStart"/>
      <w:r w:rsidRPr="007971E2">
        <w:rPr>
          <w:rFonts w:ascii="Times New Roman" w:hAnsi="Times New Roman" w:cs="Times New Roman"/>
          <w:i/>
          <w:sz w:val="24"/>
          <w:szCs w:val="24"/>
        </w:rPr>
        <w:t>plan</w:t>
      </w:r>
      <w:proofErr w:type="gramEnd"/>
      <w:r w:rsidRPr="007971E2">
        <w:rPr>
          <w:rFonts w:ascii="Times New Roman" w:hAnsi="Times New Roman" w:cs="Times New Roman"/>
          <w:i/>
          <w:sz w:val="24"/>
          <w:szCs w:val="24"/>
        </w:rPr>
        <w:t xml:space="preserve"> proposed effective date.</w:t>
      </w:r>
      <w:r w:rsidRPr="00AA1441">
        <w:rPr>
          <w:rFonts w:ascii="Times New Roman" w:hAnsi="Times New Roman"/>
          <w:b/>
          <w:color w:val="FF0000"/>
          <w:sz w:val="24"/>
        </w:rPr>
        <w:t xml:space="preserve"> </w:t>
      </w:r>
      <w:r w:rsidRPr="00AA1441">
        <w:rPr>
          <w:rFonts w:ascii="Times New Roman" w:hAnsi="Times New Roman"/>
          <w:color w:val="FF0000"/>
          <w:sz w:val="24"/>
        </w:rPr>
        <w:t xml:space="preserve"> </w:t>
      </w:r>
      <w:del w:id="426" w:author="Robert Vlasnik" w:date="2026-09-28T12:19:00Z" w16du:dateUtc="2026-09-28T17:19:00Z">
        <w:r w:rsidRPr="007971E2">
          <w:rPr>
            <w:rFonts w:ascii="Times New Roman" w:hAnsi="Times New Roman" w:cs="Times New Roman"/>
            <w:b/>
            <w:sz w:val="24"/>
            <w:szCs w:val="24"/>
          </w:rPr>
          <w:delText xml:space="preserve">continue to Section 7: Transition to Enrollment. </w:delText>
        </w:r>
        <w:r w:rsidRPr="007971E2">
          <w:rPr>
            <w:rFonts w:ascii="Times New Roman" w:hAnsi="Times New Roman" w:cs="Times New Roman"/>
            <w:sz w:val="24"/>
            <w:szCs w:val="24"/>
          </w:rPr>
          <w:delText xml:space="preserve"> </w:delText>
        </w:r>
      </w:del>
    </w:p>
    <w:p w14:paraId="1F1832A8" w14:textId="77777777" w:rsidR="00CA7BCF" w:rsidRPr="007971E2" w:rsidRDefault="00CA7BCF" w:rsidP="00FA3687">
      <w:pPr>
        <w:pStyle w:val="ListParagraph"/>
        <w:spacing w:line="276" w:lineRule="auto"/>
        <w:ind w:left="2160"/>
        <w:rPr>
          <w:del w:id="427" w:author="Robert Vlasnik" w:date="2026-09-28T12:19:00Z" w16du:dateUtc="2026-09-28T17:19:00Z"/>
          <w:rFonts w:ascii="Times New Roman" w:hAnsi="Times New Roman" w:cs="Times New Roman"/>
          <w:sz w:val="24"/>
          <w:szCs w:val="24"/>
        </w:rPr>
      </w:pPr>
    </w:p>
    <w:p w14:paraId="549B69CE" w14:textId="77777777" w:rsidR="009B3590" w:rsidRPr="007971E2" w:rsidRDefault="009B3590" w:rsidP="00CA7BCF">
      <w:pPr>
        <w:pStyle w:val="Title"/>
        <w:rPr>
          <w:del w:id="428" w:author="Robert Vlasnik" w:date="2026-09-28T12:19:00Z" w16du:dateUtc="2026-09-28T17:19:00Z"/>
          <w:rFonts w:ascii="Times New Roman" w:hAnsi="Times New Roman" w:cs="Times New Roman"/>
          <w:color w:val="1F4E79" w:themeColor="accent1" w:themeShade="80"/>
          <w:sz w:val="24"/>
          <w:szCs w:val="24"/>
        </w:rPr>
      </w:pPr>
    </w:p>
    <w:p w14:paraId="41888B79" w14:textId="77777777" w:rsidR="009B3590" w:rsidRPr="007971E2" w:rsidRDefault="009B3590" w:rsidP="00CA7BCF">
      <w:pPr>
        <w:pStyle w:val="Title"/>
        <w:rPr>
          <w:del w:id="429" w:author="Robert Vlasnik" w:date="2026-09-28T12:19:00Z" w16du:dateUtc="2026-09-28T17:19:00Z"/>
          <w:rFonts w:ascii="Times New Roman" w:hAnsi="Times New Roman" w:cs="Times New Roman"/>
          <w:color w:val="1F4E79" w:themeColor="accent1" w:themeShade="80"/>
          <w:sz w:val="24"/>
          <w:szCs w:val="24"/>
        </w:rPr>
      </w:pPr>
    </w:p>
    <w:p w14:paraId="262F91E8" w14:textId="77777777" w:rsidR="009B3590" w:rsidRPr="007971E2" w:rsidRDefault="009B3590" w:rsidP="00CA7BCF">
      <w:pPr>
        <w:pStyle w:val="Title"/>
        <w:rPr>
          <w:del w:id="430" w:author="Robert Vlasnik" w:date="2026-09-28T12:19:00Z" w16du:dateUtc="2026-09-28T17:19:00Z"/>
          <w:rFonts w:ascii="Times New Roman" w:hAnsi="Times New Roman" w:cs="Times New Roman"/>
          <w:color w:val="1F4E79" w:themeColor="accent1" w:themeShade="80"/>
          <w:sz w:val="24"/>
          <w:szCs w:val="24"/>
        </w:rPr>
      </w:pPr>
    </w:p>
    <w:p w14:paraId="2B15AAFB" w14:textId="77777777" w:rsidR="009B3590" w:rsidRPr="007971E2" w:rsidRDefault="009B3590" w:rsidP="00CA7BCF">
      <w:pPr>
        <w:pStyle w:val="Title"/>
        <w:rPr>
          <w:del w:id="431" w:author="Robert Vlasnik" w:date="2026-09-28T12:19:00Z" w16du:dateUtc="2026-09-28T17:19:00Z"/>
          <w:rFonts w:ascii="Times New Roman" w:hAnsi="Times New Roman" w:cs="Times New Roman"/>
          <w:color w:val="1F4E79" w:themeColor="accent1" w:themeShade="80"/>
          <w:sz w:val="24"/>
          <w:szCs w:val="24"/>
        </w:rPr>
      </w:pPr>
    </w:p>
    <w:p w14:paraId="1E81C4E6" w14:textId="77777777" w:rsidR="00CA7BCF" w:rsidRPr="00AA1441" w:rsidRDefault="00CA7BCF" w:rsidP="00AA1441">
      <w:pPr>
        <w:pStyle w:val="ListParagraph"/>
        <w:spacing w:line="276" w:lineRule="auto"/>
        <w:ind w:left="2160"/>
        <w:rPr>
          <w:rFonts w:ascii="Times New Roman" w:hAnsi="Times New Roman"/>
          <w:sz w:val="24"/>
        </w:rPr>
      </w:pPr>
    </w:p>
    <w:p w14:paraId="736B664C" w14:textId="4399C4ED" w:rsidR="00CA7BCF" w:rsidRPr="007971E2" w:rsidRDefault="00CA7BCF" w:rsidP="00CA7BCF">
      <w:pPr>
        <w:pStyle w:val="Title"/>
        <w:rPr>
          <w:rFonts w:ascii="Times New Roman" w:hAnsi="Times New Roman" w:cs="Times New Roman"/>
          <w:color w:val="1F4E79" w:themeColor="accent1" w:themeShade="80"/>
          <w:sz w:val="24"/>
          <w:szCs w:val="24"/>
        </w:rPr>
      </w:pPr>
      <w:r w:rsidRPr="007971E2">
        <w:rPr>
          <w:rFonts w:ascii="Times New Roman" w:hAnsi="Times New Roman" w:cs="Times New Roman"/>
          <w:color w:val="1F4E79" w:themeColor="accent1" w:themeShade="80"/>
          <w:sz w:val="24"/>
          <w:szCs w:val="24"/>
        </w:rPr>
        <w:t xml:space="preserve">Section 7: Transition to Enrollment. </w:t>
      </w:r>
    </w:p>
    <w:p w14:paraId="03BD4BE1" w14:textId="7BA0FFAC" w:rsidR="48964607" w:rsidRPr="00AA1441" w:rsidRDefault="48964607" w:rsidP="0623E692">
      <w:pPr>
        <w:rPr>
          <w:rFonts w:ascii="Times New Roman" w:hAnsi="Times New Roman"/>
          <w:i/>
          <w:sz w:val="24"/>
        </w:rPr>
      </w:pPr>
      <w:r w:rsidRPr="00AA1441">
        <w:rPr>
          <w:rFonts w:ascii="Times New Roman" w:hAnsi="Times New Roman"/>
          <w:i/>
          <w:sz w:val="24"/>
        </w:rPr>
        <w:t>“Mr./</w:t>
      </w:r>
      <w:r w:rsidR="00375D1D" w:rsidRPr="00AA1441">
        <w:rPr>
          <w:rFonts w:ascii="Times New Roman" w:hAnsi="Times New Roman"/>
          <w:i/>
          <w:sz w:val="24"/>
        </w:rPr>
        <w:t>Ms</w:t>
      </w:r>
      <w:del w:id="432" w:author="Robert Vlasnik" w:date="2026-09-28T12:19:00Z" w16du:dateUtc="2026-09-28T17:19:00Z">
        <w:r w:rsidRPr="007971E2">
          <w:rPr>
            <w:rFonts w:ascii="Times New Roman" w:eastAsia="Calibri" w:hAnsi="Times New Roman" w:cs="Times New Roman"/>
            <w:sz w:val="24"/>
            <w:szCs w:val="24"/>
          </w:rPr>
          <w:delText>. ,</w:delText>
        </w:r>
      </w:del>
      <w:ins w:id="433" w:author="Robert Vlasnik" w:date="2026-09-28T12:19:00Z" w16du:dateUtc="2026-09-28T17:19:00Z">
        <w:r w:rsidR="00375D1D" w:rsidRPr="00E71728">
          <w:rPr>
            <w:rFonts w:ascii="Times New Roman" w:eastAsia="Calibri" w:hAnsi="Times New Roman" w:cs="Times New Roman"/>
            <w:i/>
            <w:iCs/>
            <w:sz w:val="24"/>
            <w:szCs w:val="24"/>
          </w:rPr>
          <w:t>.,</w:t>
        </w:r>
      </w:ins>
      <w:r w:rsidRPr="00AA1441">
        <w:rPr>
          <w:rFonts w:ascii="Times New Roman" w:hAnsi="Times New Roman"/>
          <w:i/>
          <w:sz w:val="24"/>
        </w:rPr>
        <w:t xml:space="preserve"> if you are ready to enroll today, we will now move to the enrollment process.”</w:t>
      </w:r>
    </w:p>
    <w:p w14:paraId="7A405B08" w14:textId="77777777" w:rsidR="00CA7BCF" w:rsidRPr="007971E2" w:rsidRDefault="00CA7BCF" w:rsidP="00CA7BCF">
      <w:pPr>
        <w:rPr>
          <w:del w:id="434" w:author="Robert Vlasnik" w:date="2026-09-28T12:19:00Z" w16du:dateUtc="2026-09-28T17:19:00Z"/>
          <w:rFonts w:ascii="Times New Roman" w:hAnsi="Times New Roman" w:cs="Times New Roman"/>
          <w:sz w:val="24"/>
          <w:szCs w:val="24"/>
        </w:rPr>
      </w:pPr>
    </w:p>
    <w:p w14:paraId="5DEF9DB8" w14:textId="77777777" w:rsidR="002020C0" w:rsidRDefault="002020C0" w:rsidP="002020C0">
      <w:pPr>
        <w:pStyle w:val="ListParagraph"/>
        <w:numPr>
          <w:ilvl w:val="0"/>
          <w:numId w:val="35"/>
        </w:numPr>
        <w:rPr>
          <w:ins w:id="435" w:author="Robert Vlasnik" w:date="2026-09-28T12:19:00Z" w16du:dateUtc="2026-09-28T17:19:00Z"/>
          <w:rFonts w:ascii="Times New Roman" w:eastAsia="Calibri" w:hAnsi="Times New Roman" w:cs="Times New Roman"/>
          <w:sz w:val="24"/>
          <w:szCs w:val="24"/>
        </w:rPr>
      </w:pPr>
      <w:ins w:id="436" w:author="Robert Vlasnik" w:date="2026-09-28T12:19:00Z" w16du:dateUtc="2026-09-28T17:19:00Z">
        <w:r w:rsidRPr="002020C0">
          <w:rPr>
            <w:rFonts w:ascii="Times New Roman" w:eastAsia="Calibri" w:hAnsi="Times New Roman" w:cs="Times New Roman"/>
            <w:sz w:val="24"/>
            <w:szCs w:val="24"/>
          </w:rPr>
          <w:t>When transitioning from the sales call and progressing to telephonic enrollment, the agent must clearly inform beneficiary that they are enrolling into the Plan, using the specific Plan name/type</w:t>
        </w:r>
      </w:ins>
    </w:p>
    <w:p w14:paraId="46527A39" w14:textId="2EA6D87E" w:rsidR="002020C0" w:rsidRPr="002020C0" w:rsidRDefault="002020C0" w:rsidP="002020C0">
      <w:pPr>
        <w:pStyle w:val="ListParagraph"/>
        <w:numPr>
          <w:ilvl w:val="1"/>
          <w:numId w:val="35"/>
        </w:numPr>
        <w:rPr>
          <w:ins w:id="437" w:author="Robert Vlasnik" w:date="2026-09-28T12:19:00Z" w16du:dateUtc="2026-09-28T17:19:00Z"/>
          <w:rFonts w:ascii="Times New Roman" w:eastAsia="Calibri" w:hAnsi="Times New Roman" w:cs="Times New Roman"/>
          <w:sz w:val="24"/>
          <w:szCs w:val="24"/>
        </w:rPr>
      </w:pPr>
      <w:ins w:id="438" w:author="Robert Vlasnik" w:date="2026-09-28T12:19:00Z" w16du:dateUtc="2026-09-28T17:19:00Z">
        <w:r w:rsidRPr="002020C0">
          <w:rPr>
            <w:rFonts w:ascii="Times New Roman" w:eastAsia="Calibri" w:hAnsi="Times New Roman" w:cs="Times New Roman"/>
            <w:b/>
            <w:bCs/>
            <w:sz w:val="24"/>
            <w:szCs w:val="24"/>
          </w:rPr>
          <w:t xml:space="preserve">Example: </w:t>
        </w:r>
        <w:r w:rsidRPr="002020C0">
          <w:rPr>
            <w:rFonts w:ascii="Times New Roman" w:eastAsia="Calibri" w:hAnsi="Times New Roman" w:cs="Times New Roman"/>
            <w:sz w:val="24"/>
            <w:szCs w:val="24"/>
          </w:rPr>
          <w:t>&lt;Consumer name&gt;, would you like to enroll in the &lt;plan name/type&gt; with an effective date of &lt;mm/dd/</w:t>
        </w:r>
        <w:proofErr w:type="spellStart"/>
        <w:r w:rsidRPr="002020C0">
          <w:rPr>
            <w:rFonts w:ascii="Times New Roman" w:eastAsia="Calibri" w:hAnsi="Times New Roman" w:cs="Times New Roman"/>
            <w:sz w:val="24"/>
            <w:szCs w:val="24"/>
          </w:rPr>
          <w:t>yyyy</w:t>
        </w:r>
        <w:proofErr w:type="spellEnd"/>
        <w:r w:rsidRPr="002020C0">
          <w:rPr>
            <w:rFonts w:ascii="Times New Roman" w:eastAsia="Calibri" w:hAnsi="Times New Roman" w:cs="Times New Roman"/>
            <w:sz w:val="24"/>
            <w:szCs w:val="24"/>
          </w:rPr>
          <w:t xml:space="preserve">&gt;? </w:t>
        </w:r>
        <w:r>
          <w:rPr>
            <w:rFonts w:ascii="Times New Roman" w:eastAsia="Calibri" w:hAnsi="Times New Roman" w:cs="Times New Roman"/>
            <w:sz w:val="24"/>
            <w:szCs w:val="24"/>
          </w:rPr>
          <w:t xml:space="preserve"> </w:t>
        </w:r>
        <w:r w:rsidRPr="002020C0">
          <w:rPr>
            <w:rFonts w:ascii="Times New Roman" w:eastAsia="Calibri" w:hAnsi="Times New Roman" w:cs="Times New Roman"/>
            <w:sz w:val="24"/>
            <w:szCs w:val="24"/>
          </w:rPr>
          <w:t>We are going to begin the enrollment process. Are you now ready to enroll in &lt;plan name/type&gt;? </w:t>
        </w:r>
      </w:ins>
    </w:p>
    <w:p w14:paraId="11F131A1" w14:textId="77777777" w:rsidR="00CA7BCF" w:rsidRPr="007971E2" w:rsidRDefault="00F7440A" w:rsidP="00CA7BCF">
      <w:pPr>
        <w:pStyle w:val="Heading1"/>
        <w:rPr>
          <w:rFonts w:ascii="Times New Roman" w:hAnsi="Times New Roman" w:cs="Times New Roman"/>
          <w:sz w:val="24"/>
          <w:szCs w:val="24"/>
        </w:rPr>
      </w:pPr>
      <w:r w:rsidRPr="007971E2">
        <w:rPr>
          <w:rFonts w:ascii="Times New Roman" w:hAnsi="Times New Roman" w:cs="Times New Roman"/>
          <w:sz w:val="24"/>
          <w:szCs w:val="24"/>
        </w:rPr>
        <w:t xml:space="preserve">7.1 Transition to Enrollment: Inbound call. </w:t>
      </w:r>
    </w:p>
    <w:p w14:paraId="5FC45F03" w14:textId="262005E7" w:rsidR="00EF71FC" w:rsidRPr="00DE0B5A" w:rsidRDefault="00F7440A" w:rsidP="00297AFD">
      <w:pPr>
        <w:pStyle w:val="ListParagraph"/>
        <w:numPr>
          <w:ilvl w:val="0"/>
          <w:numId w:val="13"/>
        </w:numPr>
        <w:spacing w:line="276" w:lineRule="auto"/>
        <w:rPr>
          <w:rFonts w:ascii="Times New Roman" w:hAnsi="Times New Roman" w:cs="Times New Roman"/>
          <w:i/>
          <w:sz w:val="24"/>
          <w:szCs w:val="24"/>
        </w:rPr>
      </w:pPr>
      <w:r w:rsidRPr="007971E2">
        <w:rPr>
          <w:rFonts w:ascii="Times New Roman" w:hAnsi="Times New Roman" w:cs="Times New Roman"/>
          <w:b/>
          <w:bCs/>
          <w:sz w:val="24"/>
          <w:szCs w:val="24"/>
        </w:rPr>
        <w:t>For Inbound Calls read:</w:t>
      </w:r>
      <w:r w:rsidRPr="007971E2">
        <w:rPr>
          <w:rFonts w:ascii="Times New Roman" w:hAnsi="Times New Roman" w:cs="Times New Roman"/>
          <w:i/>
          <w:iCs/>
          <w:sz w:val="24"/>
          <w:szCs w:val="24"/>
        </w:rPr>
        <w:t xml:space="preserve"> “I can enroll you today over the telephone in this</w:t>
      </w:r>
      <w:r w:rsidR="00EF71FC">
        <w:rPr>
          <w:rFonts w:ascii="Times New Roman" w:hAnsi="Times New Roman" w:cs="Times New Roman"/>
          <w:i/>
          <w:iCs/>
          <w:sz w:val="24"/>
          <w:szCs w:val="24"/>
        </w:rPr>
        <w:t xml:space="preserve"> </w:t>
      </w:r>
      <w:r w:rsidR="00EF71FC" w:rsidRPr="00BB54DF">
        <w:rPr>
          <w:rFonts w:ascii="Times New Roman" w:hAnsi="Times New Roman" w:cs="Times New Roman"/>
          <w:i/>
          <w:iCs/>
          <w:sz w:val="24"/>
          <w:szCs w:val="24"/>
        </w:rPr>
        <w:t>[</w:t>
      </w:r>
      <w:r w:rsidR="00EF71FC">
        <w:rPr>
          <w:rFonts w:ascii="Times New Roman" w:hAnsi="Times New Roman" w:cs="Times New Roman"/>
          <w:i/>
          <w:iCs/>
          <w:sz w:val="24"/>
          <w:szCs w:val="24"/>
        </w:rPr>
        <w:t xml:space="preserve">specific </w:t>
      </w:r>
      <w:r w:rsidR="00EF71FC" w:rsidRPr="00BB54DF">
        <w:rPr>
          <w:rFonts w:ascii="Times New Roman" w:hAnsi="Times New Roman" w:cs="Times New Roman"/>
          <w:i/>
          <w:iCs/>
          <w:sz w:val="24"/>
          <w:szCs w:val="24"/>
        </w:rPr>
        <w:t>plan name</w:t>
      </w:r>
      <w:r w:rsidR="00EF71FC">
        <w:rPr>
          <w:rFonts w:ascii="Times New Roman" w:hAnsi="Times New Roman" w:cs="Times New Roman"/>
          <w:i/>
          <w:iCs/>
          <w:sz w:val="24"/>
          <w:szCs w:val="24"/>
        </w:rPr>
        <w:t>] (</w:t>
      </w:r>
      <w:del w:id="439" w:author="Robert Vlasnik" w:date="2026-09-28T12:19:00Z" w16du:dateUtc="2026-09-28T17:19:00Z">
        <w:r w:rsidR="00EF71FC">
          <w:rPr>
            <w:rFonts w:ascii="Times New Roman" w:hAnsi="Times New Roman" w:cs="Times New Roman"/>
            <w:i/>
            <w:iCs/>
            <w:sz w:val="24"/>
            <w:szCs w:val="24"/>
          </w:rPr>
          <w:delText>eg”</w:delText>
        </w:r>
      </w:del>
      <w:ins w:id="440" w:author="Robert Vlasnik" w:date="2026-09-28T12:19:00Z" w16du:dateUtc="2026-09-28T17:19:00Z">
        <w:r w:rsidR="00A84B3B">
          <w:rPr>
            <w:rFonts w:ascii="Times New Roman" w:hAnsi="Times New Roman" w:cs="Times New Roman"/>
            <w:i/>
            <w:iCs/>
            <w:sz w:val="24"/>
            <w:szCs w:val="24"/>
          </w:rPr>
          <w:t xml:space="preserve">ex.” </w:t>
        </w:r>
      </w:ins>
      <w:r w:rsidR="00A84B3B">
        <w:rPr>
          <w:rFonts w:ascii="Times New Roman" w:hAnsi="Times New Roman" w:cs="Times New Roman"/>
          <w:i/>
          <w:iCs/>
          <w:sz w:val="24"/>
          <w:szCs w:val="24"/>
        </w:rPr>
        <w:t>Generic</w:t>
      </w:r>
      <w:r w:rsidR="00EF71FC">
        <w:rPr>
          <w:rFonts w:ascii="Times New Roman" w:hAnsi="Times New Roman" w:cs="Times New Roman"/>
          <w:i/>
          <w:iCs/>
          <w:sz w:val="24"/>
          <w:szCs w:val="24"/>
        </w:rPr>
        <w:t xml:space="preserve"> Medicare Sunshine PPO)</w:t>
      </w:r>
      <w:r w:rsidR="00EF71FC" w:rsidRPr="00BB54DF">
        <w:rPr>
          <w:rFonts w:ascii="Times New Roman" w:hAnsi="Times New Roman" w:cs="Times New Roman"/>
          <w:i/>
          <w:iCs/>
          <w:sz w:val="24"/>
          <w:szCs w:val="24"/>
        </w:rPr>
        <w:t xml:space="preserve">. </w:t>
      </w:r>
    </w:p>
    <w:p w14:paraId="6D099A5E" w14:textId="5F603E43" w:rsidR="00F7440A" w:rsidRPr="007971E2" w:rsidRDefault="00F7440A" w:rsidP="00297AFD">
      <w:pPr>
        <w:pStyle w:val="ListParagraph"/>
        <w:numPr>
          <w:ilvl w:val="0"/>
          <w:numId w:val="13"/>
        </w:numPr>
        <w:spacing w:line="276" w:lineRule="auto"/>
        <w:rPr>
          <w:rFonts w:ascii="Times New Roman" w:hAnsi="Times New Roman" w:cs="Times New Roman"/>
          <w:i/>
          <w:sz w:val="24"/>
          <w:szCs w:val="24"/>
        </w:rPr>
      </w:pPr>
      <w:r w:rsidRPr="007971E2">
        <w:rPr>
          <w:rFonts w:ascii="Times New Roman" w:hAnsi="Times New Roman" w:cs="Times New Roman"/>
          <w:i/>
          <w:iCs/>
          <w:sz w:val="24"/>
          <w:szCs w:val="24"/>
        </w:rPr>
        <w:t xml:space="preserve">Enrolling in this plan today will replace the current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clarify existing coverage type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coverage that you have today. Once approved by Medicare, your new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clarify new plan coverage type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plan coverage will begin on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effective date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Would you like to proceed with enrollment in the selected plan?”</w:t>
      </w:r>
      <w:r w:rsidR="00EF71FC" w:rsidRPr="007971E2">
        <w:rPr>
          <w:rFonts w:ascii="Times New Roman" w:hAnsi="Times New Roman" w:cs="Times New Roman"/>
          <w:b/>
          <w:i/>
          <w:iCs/>
          <w:sz w:val="24"/>
          <w:szCs w:val="24"/>
        </w:rPr>
        <w:t xml:space="preserve"> </w:t>
      </w:r>
      <w:r w:rsidR="00EF71FC" w:rsidRPr="00AA1441">
        <w:rPr>
          <w:rFonts w:ascii="Times New Roman" w:hAnsi="Times New Roman"/>
          <w:b/>
          <w:sz w:val="24"/>
        </w:rPr>
        <w:t>(</w:t>
      </w:r>
      <w:del w:id="441" w:author="Robert Vlasnik" w:date="2026-09-28T12:19:00Z" w16du:dateUtc="2026-09-28T17:19:00Z">
        <w:r w:rsidR="00EF71FC" w:rsidRPr="007971E2">
          <w:rPr>
            <w:rFonts w:ascii="Times New Roman" w:hAnsi="Times New Roman" w:cs="Times New Roman"/>
            <w:b/>
            <w:i/>
            <w:iCs/>
            <w:sz w:val="24"/>
            <w:szCs w:val="24"/>
          </w:rPr>
          <w:delText>agent</w:delText>
        </w:r>
      </w:del>
      <w:ins w:id="442" w:author="Robert Vlasnik" w:date="2026-09-28T12:19:00Z" w16du:dateUtc="2026-09-28T17:19:00Z">
        <w:r w:rsidR="00763854">
          <w:rPr>
            <w:rFonts w:ascii="Times New Roman" w:hAnsi="Times New Roman" w:cs="Times New Roman"/>
            <w:b/>
            <w:sz w:val="24"/>
            <w:szCs w:val="24"/>
          </w:rPr>
          <w:t>A</w:t>
        </w:r>
        <w:r w:rsidR="00EF71FC" w:rsidRPr="00763854">
          <w:rPr>
            <w:rFonts w:ascii="Times New Roman" w:hAnsi="Times New Roman" w:cs="Times New Roman"/>
            <w:b/>
            <w:sz w:val="24"/>
            <w:szCs w:val="24"/>
          </w:rPr>
          <w:t>gent</w:t>
        </w:r>
      </w:ins>
      <w:r w:rsidR="00EF71FC" w:rsidRPr="00AA1441">
        <w:rPr>
          <w:rFonts w:ascii="Times New Roman" w:hAnsi="Times New Roman"/>
          <w:b/>
          <w:sz w:val="24"/>
        </w:rPr>
        <w:t xml:space="preserve"> to wait for beneficiary response)</w:t>
      </w:r>
    </w:p>
    <w:p w14:paraId="247400C9" w14:textId="13BB7FD8" w:rsidR="00F7440A" w:rsidRPr="00B576C5" w:rsidRDefault="00F7440A" w:rsidP="00297AFD">
      <w:pPr>
        <w:pStyle w:val="ListParagraph"/>
        <w:numPr>
          <w:ilvl w:val="1"/>
          <w:numId w:val="13"/>
        </w:numPr>
        <w:spacing w:line="276" w:lineRule="auto"/>
        <w:rPr>
          <w:rFonts w:ascii="Times New Roman" w:hAnsi="Times New Roman" w:cs="Times New Roman"/>
          <w:i/>
          <w:sz w:val="24"/>
          <w:szCs w:val="24"/>
        </w:rPr>
      </w:pPr>
      <w:r w:rsidRPr="007971E2">
        <w:rPr>
          <w:rFonts w:ascii="Times New Roman" w:hAnsi="Times New Roman" w:cs="Times New Roman"/>
          <w:b/>
          <w:iCs/>
          <w:sz w:val="24"/>
          <w:szCs w:val="24"/>
        </w:rPr>
        <w:lastRenderedPageBreak/>
        <w:t xml:space="preserve">If </w:t>
      </w:r>
      <w:del w:id="443" w:author="Robert Vlasnik" w:date="2026-09-28T12:19:00Z" w16du:dateUtc="2026-09-28T17:19:00Z">
        <w:r w:rsidRPr="007971E2">
          <w:rPr>
            <w:rFonts w:ascii="Times New Roman" w:hAnsi="Times New Roman" w:cs="Times New Roman"/>
            <w:b/>
            <w:iCs/>
            <w:sz w:val="24"/>
            <w:szCs w:val="24"/>
          </w:rPr>
          <w:delText>no</w:delText>
        </w:r>
      </w:del>
      <w:ins w:id="444" w:author="Robert Vlasnik" w:date="2026-09-28T12:19:00Z" w16du:dateUtc="2026-09-28T17:19:00Z">
        <w:r w:rsidR="00DE239D">
          <w:rPr>
            <w:rFonts w:ascii="Times New Roman" w:hAnsi="Times New Roman" w:cs="Times New Roman"/>
            <w:b/>
            <w:iCs/>
            <w:sz w:val="24"/>
            <w:szCs w:val="24"/>
          </w:rPr>
          <w:t>N</w:t>
        </w:r>
        <w:r w:rsidRPr="007971E2">
          <w:rPr>
            <w:rFonts w:ascii="Times New Roman" w:hAnsi="Times New Roman" w:cs="Times New Roman"/>
            <w:b/>
            <w:iCs/>
            <w:sz w:val="24"/>
            <w:szCs w:val="24"/>
          </w:rPr>
          <w:t>o</w:t>
        </w:r>
      </w:ins>
      <w:r w:rsidRPr="007971E2">
        <w:rPr>
          <w:rFonts w:ascii="Times New Roman" w:hAnsi="Times New Roman" w:cs="Times New Roman"/>
          <w:b/>
          <w:iCs/>
          <w:sz w:val="24"/>
          <w:szCs w:val="24"/>
        </w:rPr>
        <w:t>:</w:t>
      </w:r>
      <w:r w:rsidRPr="007971E2">
        <w:rPr>
          <w:rFonts w:ascii="Times New Roman" w:hAnsi="Times New Roman" w:cs="Times New Roman"/>
          <w:iCs/>
          <w:sz w:val="24"/>
          <w:szCs w:val="24"/>
        </w:rPr>
        <w:t xml:space="preserve"> probe to answer any additional questions or if beneficiary is not ready to </w:t>
      </w:r>
      <w:r w:rsidRPr="00B576C5">
        <w:rPr>
          <w:rFonts w:ascii="Times New Roman" w:hAnsi="Times New Roman" w:cs="Times New Roman"/>
          <w:iCs/>
          <w:sz w:val="24"/>
          <w:szCs w:val="24"/>
        </w:rPr>
        <w:t>enroll, end call</w:t>
      </w:r>
      <w:r w:rsidRPr="00B576C5">
        <w:rPr>
          <w:rFonts w:ascii="Times New Roman" w:hAnsi="Times New Roman" w:cs="Times New Roman"/>
          <w:i/>
          <w:sz w:val="24"/>
          <w:szCs w:val="24"/>
        </w:rPr>
        <w:t>.</w:t>
      </w:r>
    </w:p>
    <w:p w14:paraId="7E5C13DF" w14:textId="77777777" w:rsidR="00F7440A" w:rsidRPr="007971E2" w:rsidRDefault="00F7440A" w:rsidP="00F7440A">
      <w:pPr>
        <w:pStyle w:val="ListParagraph"/>
        <w:numPr>
          <w:ilvl w:val="1"/>
          <w:numId w:val="13"/>
        </w:numPr>
        <w:spacing w:line="276" w:lineRule="auto"/>
        <w:rPr>
          <w:del w:id="445" w:author="Robert Vlasnik" w:date="2026-09-28T12:19:00Z" w16du:dateUtc="2026-09-28T17:19:00Z"/>
          <w:rFonts w:ascii="Times New Roman" w:hAnsi="Times New Roman" w:cs="Times New Roman"/>
          <w:i/>
          <w:sz w:val="24"/>
          <w:szCs w:val="24"/>
        </w:rPr>
      </w:pPr>
      <w:r w:rsidRPr="00AA1441">
        <w:rPr>
          <w:rFonts w:ascii="Times New Roman" w:hAnsi="Times New Roman"/>
          <w:b/>
          <w:sz w:val="24"/>
        </w:rPr>
        <w:t xml:space="preserve">If </w:t>
      </w:r>
      <w:del w:id="446" w:author="Robert Vlasnik" w:date="2026-09-28T12:19:00Z" w16du:dateUtc="2026-09-28T17:19:00Z">
        <w:r w:rsidRPr="007971E2">
          <w:rPr>
            <w:rFonts w:ascii="Times New Roman" w:hAnsi="Times New Roman" w:cs="Times New Roman"/>
            <w:b/>
            <w:i/>
            <w:sz w:val="24"/>
            <w:szCs w:val="24"/>
          </w:rPr>
          <w:delText>yes</w:delText>
        </w:r>
      </w:del>
      <w:ins w:id="447" w:author="Robert Vlasnik" w:date="2026-09-28T12:19:00Z" w16du:dateUtc="2026-09-28T17:19:00Z">
        <w:r w:rsidR="00DE239D">
          <w:rPr>
            <w:rFonts w:ascii="Times New Roman" w:hAnsi="Times New Roman" w:cs="Times New Roman"/>
            <w:b/>
            <w:iCs/>
            <w:sz w:val="24"/>
            <w:szCs w:val="24"/>
          </w:rPr>
          <w:t>Y</w:t>
        </w:r>
        <w:r w:rsidRPr="00B576C5">
          <w:rPr>
            <w:rFonts w:ascii="Times New Roman" w:hAnsi="Times New Roman" w:cs="Times New Roman"/>
            <w:b/>
            <w:iCs/>
            <w:sz w:val="24"/>
            <w:szCs w:val="24"/>
          </w:rPr>
          <w:t>es</w:t>
        </w:r>
        <w:r w:rsidR="00B576C5" w:rsidRPr="00B576C5">
          <w:rPr>
            <w:rFonts w:ascii="Times New Roman" w:hAnsi="Times New Roman" w:cs="Times New Roman"/>
            <w:b/>
            <w:iCs/>
            <w:sz w:val="24"/>
            <w:szCs w:val="24"/>
          </w:rPr>
          <w:t>:</w:t>
        </w:r>
      </w:ins>
      <w:r w:rsidRPr="00AA1441">
        <w:rPr>
          <w:rFonts w:ascii="Times New Roman" w:hAnsi="Times New Roman"/>
          <w:sz w:val="24"/>
        </w:rPr>
        <w:t xml:space="preserve"> go to</w:t>
      </w:r>
      <w:r w:rsidR="00E36676" w:rsidRPr="00AA1441">
        <w:rPr>
          <w:rFonts w:ascii="Times New Roman" w:hAnsi="Times New Roman"/>
          <w:sz w:val="24"/>
        </w:rPr>
        <w:t xml:space="preserve"> </w:t>
      </w:r>
      <w:del w:id="448" w:author="Robert Vlasnik" w:date="2026-09-28T12:19:00Z" w16du:dateUtc="2026-09-28T17:19:00Z">
        <w:r w:rsidRPr="007971E2">
          <w:rPr>
            <w:rFonts w:ascii="Times New Roman" w:hAnsi="Times New Roman" w:cs="Times New Roman"/>
            <w:b/>
            <w:i/>
            <w:sz w:val="24"/>
            <w:szCs w:val="24"/>
          </w:rPr>
          <w:delText>Section 8:</w:delText>
        </w:r>
      </w:del>
      <w:ins w:id="449" w:author="Robert Vlasnik" w:date="2026-09-28T12:19:00Z" w16du:dateUtc="2026-09-28T17:19:00Z">
        <w:r w:rsidR="00E36676" w:rsidRPr="00B576C5">
          <w:rPr>
            <w:rFonts w:ascii="Times New Roman" w:hAnsi="Times New Roman" w:cs="Times New Roman"/>
            <w:bCs/>
            <w:iCs/>
            <w:sz w:val="24"/>
            <w:szCs w:val="24"/>
          </w:rPr>
          <w:t>the</w:t>
        </w:r>
      </w:ins>
      <w:r w:rsidRPr="00AA1441">
        <w:rPr>
          <w:rFonts w:ascii="Times New Roman" w:hAnsi="Times New Roman"/>
          <w:sz w:val="24"/>
        </w:rPr>
        <w:t xml:space="preserve"> </w:t>
      </w:r>
      <w:r w:rsidR="00E36676" w:rsidRPr="00AA1441">
        <w:rPr>
          <w:rFonts w:ascii="Times New Roman" w:hAnsi="Times New Roman"/>
          <w:sz w:val="24"/>
        </w:rPr>
        <w:t>T</w:t>
      </w:r>
      <w:r w:rsidRPr="00AA1441">
        <w:rPr>
          <w:rFonts w:ascii="Times New Roman" w:hAnsi="Times New Roman"/>
          <w:sz w:val="24"/>
        </w:rPr>
        <w:t>elephonic Enrollment</w:t>
      </w:r>
      <w:del w:id="450" w:author="Robert Vlasnik" w:date="2026-09-28T12:19:00Z" w16du:dateUtc="2026-09-28T17:19:00Z">
        <w:r w:rsidRPr="007971E2">
          <w:rPr>
            <w:rFonts w:ascii="Times New Roman" w:hAnsi="Times New Roman" w:cs="Times New Roman"/>
            <w:b/>
            <w:i/>
            <w:sz w:val="24"/>
            <w:szCs w:val="24"/>
          </w:rPr>
          <w:delText>.</w:delText>
        </w:r>
        <w:r w:rsidRPr="007971E2">
          <w:rPr>
            <w:rFonts w:ascii="Times New Roman" w:hAnsi="Times New Roman" w:cs="Times New Roman"/>
            <w:i/>
            <w:sz w:val="24"/>
            <w:szCs w:val="24"/>
          </w:rPr>
          <w:delText xml:space="preserve"> </w:delText>
        </w:r>
      </w:del>
    </w:p>
    <w:p w14:paraId="114EE395" w14:textId="46650A12" w:rsidR="00F7440A" w:rsidRPr="00AA1441" w:rsidRDefault="00F7440A" w:rsidP="00297AFD">
      <w:pPr>
        <w:pStyle w:val="ListParagraph"/>
        <w:numPr>
          <w:ilvl w:val="1"/>
          <w:numId w:val="13"/>
        </w:numPr>
        <w:spacing w:line="276" w:lineRule="auto"/>
        <w:rPr>
          <w:rFonts w:ascii="Times New Roman" w:hAnsi="Times New Roman"/>
          <w:sz w:val="24"/>
        </w:rPr>
      </w:pPr>
      <w:del w:id="451" w:author="Robert Vlasnik" w:date="2026-09-28T12:19:00Z" w16du:dateUtc="2026-09-28T17:19:00Z">
        <w:r w:rsidRPr="007971E2">
          <w:rPr>
            <w:rFonts w:ascii="Times New Roman" w:hAnsi="Times New Roman" w:cs="Times New Roman"/>
            <w:b/>
            <w:sz w:val="24"/>
            <w:szCs w:val="24"/>
          </w:rPr>
          <w:delText>If not interested in telephonic</w:delText>
        </w:r>
      </w:del>
      <w:ins w:id="452" w:author="Robert Vlasnik" w:date="2026-09-28T12:19:00Z" w16du:dateUtc="2026-09-28T17:19:00Z">
        <w:r w:rsidR="00E36676" w:rsidRPr="00B576C5">
          <w:rPr>
            <w:rFonts w:ascii="Times New Roman" w:hAnsi="Times New Roman" w:cs="Times New Roman"/>
            <w:bCs/>
            <w:iCs/>
            <w:sz w:val="24"/>
            <w:szCs w:val="24"/>
          </w:rPr>
          <w:t xml:space="preserve"> platform and follow that</w:t>
        </w:r>
      </w:ins>
      <w:r w:rsidR="00E36676" w:rsidRPr="00AA1441">
        <w:rPr>
          <w:rFonts w:ascii="Times New Roman" w:hAnsi="Times New Roman"/>
          <w:sz w:val="24"/>
        </w:rPr>
        <w:t xml:space="preserve"> enrollment</w:t>
      </w:r>
      <w:del w:id="453" w:author="Robert Vlasnik" w:date="2026-09-28T12:19:00Z" w16du:dateUtc="2026-09-28T17:19:00Z">
        <w:r w:rsidRPr="007971E2">
          <w:rPr>
            <w:rFonts w:ascii="Times New Roman" w:hAnsi="Times New Roman" w:cs="Times New Roman"/>
            <w:b/>
            <w:sz w:val="24"/>
            <w:szCs w:val="24"/>
          </w:rPr>
          <w:delText>, state</w:delText>
        </w:r>
        <w:r w:rsidRPr="007971E2">
          <w:rPr>
            <w:rFonts w:ascii="Times New Roman" w:hAnsi="Times New Roman" w:cs="Times New Roman"/>
            <w:sz w:val="24"/>
            <w:szCs w:val="24"/>
          </w:rPr>
          <w:delText xml:space="preserve">: </w:delText>
        </w:r>
        <w:r w:rsidRPr="007971E2">
          <w:rPr>
            <w:rFonts w:ascii="Times New Roman" w:hAnsi="Times New Roman" w:cs="Times New Roman"/>
            <w:i/>
            <w:sz w:val="24"/>
            <w:szCs w:val="24"/>
          </w:rPr>
          <w:delText xml:space="preserve">“There are other options available for you to enroll.” </w:delText>
        </w:r>
        <w:r w:rsidRPr="007971E2">
          <w:rPr>
            <w:rFonts w:ascii="Times New Roman" w:hAnsi="Times New Roman" w:cs="Times New Roman"/>
            <w:b/>
            <w:i/>
            <w:sz w:val="24"/>
            <w:szCs w:val="24"/>
          </w:rPr>
          <w:delText xml:space="preserve">Go </w:delText>
        </w:r>
        <w:r w:rsidR="008B48B8" w:rsidRPr="007971E2">
          <w:rPr>
            <w:rFonts w:ascii="Times New Roman" w:hAnsi="Times New Roman" w:cs="Times New Roman"/>
            <w:b/>
            <w:i/>
            <w:sz w:val="24"/>
            <w:szCs w:val="24"/>
          </w:rPr>
          <w:delText>to 7.3</w:delText>
        </w:r>
        <w:r w:rsidRPr="007971E2">
          <w:rPr>
            <w:rFonts w:ascii="Times New Roman" w:hAnsi="Times New Roman" w:cs="Times New Roman"/>
            <w:b/>
            <w:i/>
            <w:sz w:val="24"/>
            <w:szCs w:val="24"/>
          </w:rPr>
          <w:delText>.</w:delText>
        </w:r>
        <w:r w:rsidRPr="007971E2">
          <w:rPr>
            <w:rFonts w:ascii="Times New Roman" w:hAnsi="Times New Roman" w:cs="Times New Roman"/>
            <w:i/>
            <w:sz w:val="24"/>
            <w:szCs w:val="24"/>
          </w:rPr>
          <w:delText xml:space="preserve"> </w:delText>
        </w:r>
      </w:del>
      <w:ins w:id="454" w:author="Robert Vlasnik" w:date="2026-09-28T12:19:00Z" w16du:dateUtc="2026-09-28T17:19:00Z">
        <w:r w:rsidR="00E36676" w:rsidRPr="00B576C5">
          <w:rPr>
            <w:rFonts w:ascii="Times New Roman" w:hAnsi="Times New Roman" w:cs="Times New Roman"/>
            <w:bCs/>
            <w:iCs/>
            <w:sz w:val="24"/>
            <w:szCs w:val="24"/>
          </w:rPr>
          <w:t xml:space="preserve"> scripting</w:t>
        </w:r>
      </w:ins>
    </w:p>
    <w:p w14:paraId="5C96E4A9" w14:textId="77777777" w:rsidR="00F7440A" w:rsidRPr="007971E2" w:rsidRDefault="00F7440A" w:rsidP="00F7440A">
      <w:pPr>
        <w:pStyle w:val="Heading1"/>
        <w:rPr>
          <w:rFonts w:ascii="Times New Roman" w:hAnsi="Times New Roman" w:cs="Times New Roman"/>
          <w:sz w:val="24"/>
          <w:szCs w:val="24"/>
        </w:rPr>
      </w:pPr>
      <w:r w:rsidRPr="007971E2">
        <w:rPr>
          <w:rFonts w:ascii="Times New Roman" w:hAnsi="Times New Roman" w:cs="Times New Roman"/>
          <w:sz w:val="24"/>
          <w:szCs w:val="24"/>
        </w:rPr>
        <w:t xml:space="preserve">7.2 Transition to Enrollment: Outbound Call. </w:t>
      </w:r>
    </w:p>
    <w:p w14:paraId="23CEFE50" w14:textId="77777777" w:rsidR="00F7440A" w:rsidRPr="007971E2" w:rsidRDefault="00F7440A" w:rsidP="00297AFD">
      <w:pPr>
        <w:numPr>
          <w:ilvl w:val="0"/>
          <w:numId w:val="19"/>
        </w:numPr>
        <w:spacing w:line="276" w:lineRule="auto"/>
        <w:rPr>
          <w:rFonts w:ascii="Times New Roman" w:hAnsi="Times New Roman" w:cs="Times New Roman"/>
          <w:i/>
          <w:iCs/>
          <w:sz w:val="24"/>
          <w:szCs w:val="24"/>
        </w:rPr>
      </w:pPr>
      <w:r w:rsidRPr="007971E2">
        <w:rPr>
          <w:rFonts w:ascii="Times New Roman" w:hAnsi="Times New Roman" w:cs="Times New Roman"/>
          <w:b/>
          <w:bCs/>
          <w:sz w:val="24"/>
          <w:szCs w:val="24"/>
        </w:rPr>
        <w:t>If Outbound Call read: “</w:t>
      </w:r>
      <w:r w:rsidRPr="007971E2">
        <w:rPr>
          <w:rFonts w:ascii="Times New Roman" w:hAnsi="Times New Roman" w:cs="Times New Roman"/>
          <w:i/>
          <w:iCs/>
          <w:sz w:val="24"/>
          <w:szCs w:val="24"/>
        </w:rPr>
        <w:t>In order to enroll, I will need you to call me back directly since all enrollments must be done on an inbound call. Do you have a pen and paper handy so that I can provide you with the number to call me back?”</w:t>
      </w:r>
    </w:p>
    <w:p w14:paraId="56FF1183" w14:textId="10CC2837" w:rsidR="008B48B8" w:rsidRPr="007971E2" w:rsidRDefault="00F7440A" w:rsidP="00297AFD">
      <w:pPr>
        <w:numPr>
          <w:ilvl w:val="1"/>
          <w:numId w:val="19"/>
        </w:numPr>
        <w:spacing w:line="276" w:lineRule="auto"/>
        <w:rPr>
          <w:rFonts w:ascii="Times New Roman" w:hAnsi="Times New Roman" w:cs="Times New Roman"/>
          <w:sz w:val="24"/>
          <w:szCs w:val="24"/>
        </w:rPr>
      </w:pPr>
      <w:r w:rsidRPr="007971E2">
        <w:rPr>
          <w:rFonts w:ascii="Times New Roman" w:hAnsi="Times New Roman" w:cs="Times New Roman"/>
          <w:i/>
          <w:iCs/>
          <w:sz w:val="24"/>
          <w:szCs w:val="24"/>
        </w:rPr>
        <w:t xml:space="preserve">“Great, my number is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XXX-XXX-XXXX</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I will be waiting for your call back to get started. I look forward to talking to you in a few minutes.”</w:t>
      </w:r>
      <w:r w:rsidR="008B48B8" w:rsidRPr="007971E2">
        <w:rPr>
          <w:rFonts w:ascii="Times New Roman" w:hAnsi="Times New Roman" w:cs="Times New Roman"/>
          <w:sz w:val="24"/>
          <w:szCs w:val="24"/>
        </w:rPr>
        <w:t xml:space="preserve"> </w:t>
      </w:r>
      <w:r w:rsidR="008B48B8" w:rsidRPr="007971E2">
        <w:rPr>
          <w:rFonts w:ascii="Times New Roman" w:hAnsi="Times New Roman" w:cs="Times New Roman"/>
          <w:b/>
          <w:sz w:val="24"/>
          <w:szCs w:val="24"/>
        </w:rPr>
        <w:t>(Agent Note: If the number provided is not a direct-dial line, please be sure to provide your full name at this time as well.)</w:t>
      </w:r>
    </w:p>
    <w:p w14:paraId="124FAF40" w14:textId="77777777" w:rsidR="00F7440A" w:rsidRPr="007971E2" w:rsidRDefault="00F7440A" w:rsidP="008B48B8">
      <w:pPr>
        <w:spacing w:line="276" w:lineRule="auto"/>
        <w:ind w:left="720"/>
        <w:rPr>
          <w:del w:id="455" w:author="Robert Vlasnik" w:date="2026-09-28T12:19:00Z" w16du:dateUtc="2026-09-28T17:19:00Z"/>
          <w:rFonts w:ascii="Times New Roman" w:hAnsi="Times New Roman" w:cs="Times New Roman"/>
          <w:i/>
          <w:iCs/>
          <w:sz w:val="24"/>
          <w:szCs w:val="24"/>
        </w:rPr>
      </w:pPr>
    </w:p>
    <w:p w14:paraId="1602E9DE" w14:textId="3C221044" w:rsidR="008B48B8" w:rsidRPr="007971E2" w:rsidRDefault="00F7440A" w:rsidP="00F7440A">
      <w:pPr>
        <w:numPr>
          <w:ilvl w:val="0"/>
          <w:numId w:val="3"/>
        </w:numPr>
        <w:spacing w:line="276" w:lineRule="auto"/>
        <w:rPr>
          <w:rFonts w:ascii="Times New Roman" w:hAnsi="Times New Roman" w:cs="Times New Roman"/>
          <w:sz w:val="24"/>
          <w:szCs w:val="24"/>
        </w:rPr>
      </w:pPr>
      <w:r w:rsidRPr="007971E2">
        <w:rPr>
          <w:rFonts w:ascii="Times New Roman" w:hAnsi="Times New Roman" w:cs="Times New Roman"/>
          <w:b/>
          <w:bCs/>
          <w:sz w:val="24"/>
          <w:szCs w:val="24"/>
        </w:rPr>
        <w:t>When inbound call back is received</w:t>
      </w:r>
      <w:r w:rsidRPr="007971E2">
        <w:rPr>
          <w:rFonts w:ascii="Times New Roman" w:hAnsi="Times New Roman" w:cs="Times New Roman"/>
          <w:sz w:val="24"/>
          <w:szCs w:val="24"/>
        </w:rPr>
        <w:t xml:space="preserve">: </w:t>
      </w:r>
      <w:r w:rsidRPr="007971E2">
        <w:rPr>
          <w:rFonts w:ascii="Times New Roman" w:hAnsi="Times New Roman" w:cs="Times New Roman"/>
          <w:i/>
          <w:sz w:val="24"/>
          <w:szCs w:val="24"/>
        </w:rPr>
        <w:t xml:space="preserve">“Thank you for calling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agency partner name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xml:space="preserve">. My name is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First and Last Name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I am a licensed sales agent. Who do I have the pleasure of speaking with?”</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rPr>
        <w:t>(Agent to wait for caller to respond)</w:t>
      </w:r>
      <w:r w:rsidRPr="007971E2">
        <w:rPr>
          <w:rFonts w:ascii="Times New Roman" w:hAnsi="Times New Roman" w:cs="Times New Roman"/>
          <w:sz w:val="24"/>
          <w:szCs w:val="24"/>
        </w:rPr>
        <w:t>.</w:t>
      </w:r>
    </w:p>
    <w:p w14:paraId="08D2A54C" w14:textId="77777777" w:rsidR="008B48B8" w:rsidRPr="007971E2" w:rsidRDefault="00F7440A" w:rsidP="008B48B8">
      <w:pPr>
        <w:numPr>
          <w:ilvl w:val="1"/>
          <w:numId w:val="3"/>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 “</w:t>
      </w:r>
      <w:r w:rsidRPr="007971E2">
        <w:rPr>
          <w:rFonts w:ascii="Times New Roman" w:hAnsi="Times New Roman" w:cs="Times New Roman"/>
          <w:i/>
          <w:iCs/>
          <w:sz w:val="24"/>
          <w:szCs w:val="24"/>
        </w:rPr>
        <w:t>Please know our call will be recorded for quality and training purposes; is it ok if I continue?”</w:t>
      </w:r>
      <w:r w:rsidRPr="007971E2">
        <w:rPr>
          <w:rFonts w:ascii="Times New Roman" w:hAnsi="Times New Roman" w:cs="Times New Roman"/>
          <w:sz w:val="24"/>
          <w:szCs w:val="24"/>
        </w:rPr>
        <w:t xml:space="preserve">  </w:t>
      </w:r>
    </w:p>
    <w:p w14:paraId="141BF834" w14:textId="27636EED" w:rsidR="00F7440A" w:rsidRPr="007971E2" w:rsidRDefault="008B48B8" w:rsidP="008B48B8">
      <w:pPr>
        <w:numPr>
          <w:ilvl w:val="2"/>
          <w:numId w:val="3"/>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beneficiary objects-</w:t>
      </w:r>
      <w:r w:rsidR="00F7440A" w:rsidRPr="007971E2">
        <w:rPr>
          <w:rFonts w:ascii="Times New Roman" w:hAnsi="Times New Roman" w:cs="Times New Roman"/>
          <w:b/>
          <w:sz w:val="24"/>
          <w:szCs w:val="24"/>
        </w:rPr>
        <w:t xml:space="preserve"> </w:t>
      </w:r>
      <w:r w:rsidR="00F7440A" w:rsidRPr="007971E2">
        <w:rPr>
          <w:rFonts w:ascii="Times New Roman" w:hAnsi="Times New Roman" w:cs="Times New Roman"/>
          <w:sz w:val="24"/>
          <w:szCs w:val="24"/>
        </w:rPr>
        <w:t>end the call u</w:t>
      </w:r>
      <w:r w:rsidRPr="007971E2">
        <w:rPr>
          <w:rFonts w:ascii="Times New Roman" w:hAnsi="Times New Roman" w:cs="Times New Roman"/>
          <w:sz w:val="24"/>
          <w:szCs w:val="24"/>
        </w:rPr>
        <w:t xml:space="preserve">sing Section </w:t>
      </w:r>
      <w:del w:id="456" w:author="Robert Vlasnik" w:date="2026-09-28T12:19:00Z" w16du:dateUtc="2026-09-28T17:19:00Z">
        <w:r w:rsidRPr="007971E2">
          <w:rPr>
            <w:rFonts w:ascii="Times New Roman" w:hAnsi="Times New Roman" w:cs="Times New Roman"/>
            <w:sz w:val="24"/>
            <w:szCs w:val="24"/>
          </w:rPr>
          <w:delText>9</w:delText>
        </w:r>
      </w:del>
      <w:ins w:id="457" w:author="Robert Vlasnik" w:date="2026-09-28T12:19:00Z" w16du:dateUtc="2026-09-28T17:19:00Z">
        <w:r w:rsidR="00F509F2">
          <w:rPr>
            <w:rFonts w:ascii="Times New Roman" w:hAnsi="Times New Roman" w:cs="Times New Roman"/>
            <w:sz w:val="24"/>
            <w:szCs w:val="24"/>
          </w:rPr>
          <w:t>8</w:t>
        </w:r>
      </w:ins>
      <w:r w:rsidRPr="007971E2">
        <w:rPr>
          <w:rFonts w:ascii="Times New Roman" w:hAnsi="Times New Roman" w:cs="Times New Roman"/>
          <w:sz w:val="24"/>
          <w:szCs w:val="24"/>
        </w:rPr>
        <w:t>: “Close Call”</w:t>
      </w:r>
    </w:p>
    <w:p w14:paraId="7E7DFF29" w14:textId="622007AA" w:rsidR="005971F8" w:rsidRPr="00B576C5" w:rsidRDefault="008B48B8" w:rsidP="008B48B8">
      <w:pPr>
        <w:numPr>
          <w:ilvl w:val="2"/>
          <w:numId w:val="3"/>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yes-</w:t>
      </w:r>
      <w:r w:rsidRPr="007971E2">
        <w:rPr>
          <w:rFonts w:ascii="Times New Roman" w:hAnsi="Times New Roman" w:cs="Times New Roman"/>
          <w:sz w:val="24"/>
          <w:szCs w:val="24"/>
        </w:rPr>
        <w:t xml:space="preserve"> </w:t>
      </w:r>
      <w:r w:rsidR="005971F8">
        <w:rPr>
          <w:rFonts w:ascii="Times New Roman" w:hAnsi="Times New Roman" w:cs="Times New Roman"/>
          <w:sz w:val="24"/>
          <w:szCs w:val="24"/>
        </w:rPr>
        <w:t xml:space="preserve">Read the TPMO disclaimer that applies to your </w:t>
      </w:r>
      <w:r w:rsidR="009D4276">
        <w:rPr>
          <w:rFonts w:ascii="Times New Roman" w:hAnsi="Times New Roman" w:cs="Times New Roman"/>
          <w:sz w:val="24"/>
          <w:szCs w:val="24"/>
        </w:rPr>
        <w:t>agency</w:t>
      </w:r>
      <w:r w:rsidR="005971F8">
        <w:rPr>
          <w:rFonts w:ascii="Times New Roman" w:hAnsi="Times New Roman" w:cs="Times New Roman"/>
          <w:sz w:val="24"/>
          <w:szCs w:val="24"/>
        </w:rPr>
        <w:t xml:space="preserve"> and </w:t>
      </w:r>
      <w:r w:rsidR="005971F8" w:rsidRPr="00B576C5">
        <w:rPr>
          <w:rFonts w:ascii="Times New Roman" w:hAnsi="Times New Roman" w:cs="Times New Roman"/>
          <w:sz w:val="24"/>
          <w:szCs w:val="24"/>
        </w:rPr>
        <w:t xml:space="preserve">move to </w:t>
      </w:r>
      <w:del w:id="458" w:author="Robert Vlasnik" w:date="2026-09-28T12:19:00Z" w16du:dateUtc="2026-09-28T17:19:00Z">
        <w:r w:rsidR="005971F8">
          <w:rPr>
            <w:rFonts w:ascii="Times New Roman" w:hAnsi="Times New Roman" w:cs="Times New Roman"/>
            <w:sz w:val="24"/>
            <w:szCs w:val="24"/>
          </w:rPr>
          <w:delText>section 8:</w:delText>
        </w:r>
      </w:del>
      <w:ins w:id="459" w:author="Robert Vlasnik" w:date="2026-09-28T12:19:00Z" w16du:dateUtc="2026-09-28T17:19:00Z">
        <w:r w:rsidR="00E36676" w:rsidRPr="00B576C5">
          <w:rPr>
            <w:rFonts w:ascii="Times New Roman" w:hAnsi="Times New Roman" w:cs="Times New Roman"/>
            <w:sz w:val="24"/>
            <w:szCs w:val="24"/>
          </w:rPr>
          <w:t>the</w:t>
        </w:r>
      </w:ins>
      <w:r w:rsidR="00E36676" w:rsidRPr="00B576C5">
        <w:rPr>
          <w:rFonts w:ascii="Times New Roman" w:hAnsi="Times New Roman" w:cs="Times New Roman"/>
          <w:sz w:val="24"/>
          <w:szCs w:val="24"/>
        </w:rPr>
        <w:t xml:space="preserve"> </w:t>
      </w:r>
      <w:r w:rsidR="005971F8" w:rsidRPr="00B576C5">
        <w:rPr>
          <w:rFonts w:ascii="Times New Roman" w:hAnsi="Times New Roman" w:cs="Times New Roman"/>
          <w:sz w:val="24"/>
          <w:szCs w:val="24"/>
        </w:rPr>
        <w:t>Telephonic Enrollment</w:t>
      </w:r>
      <w:ins w:id="460" w:author="Robert Vlasnik" w:date="2026-09-28T12:19:00Z" w16du:dateUtc="2026-09-28T17:19:00Z">
        <w:r w:rsidR="00E36676" w:rsidRPr="00B576C5">
          <w:rPr>
            <w:rFonts w:ascii="Times New Roman" w:hAnsi="Times New Roman" w:cs="Times New Roman"/>
            <w:sz w:val="24"/>
            <w:szCs w:val="24"/>
          </w:rPr>
          <w:t xml:space="preserve"> platform and follow that enrollment scripting</w:t>
        </w:r>
      </w:ins>
      <w:r w:rsidR="005971F8" w:rsidRPr="00B576C5">
        <w:rPr>
          <w:rFonts w:ascii="Times New Roman" w:hAnsi="Times New Roman" w:cs="Times New Roman"/>
          <w:sz w:val="24"/>
          <w:szCs w:val="24"/>
        </w:rPr>
        <w:t xml:space="preserve">. </w:t>
      </w:r>
    </w:p>
    <w:p w14:paraId="44358586" w14:textId="77777777" w:rsidR="005971F8" w:rsidRPr="007971E2" w:rsidRDefault="005971F8" w:rsidP="005971F8">
      <w:pPr>
        <w:pStyle w:val="ListParagraph"/>
        <w:numPr>
          <w:ilvl w:val="0"/>
          <w:numId w:val="3"/>
        </w:numPr>
        <w:spacing w:line="276" w:lineRule="auto"/>
        <w:rPr>
          <w:rFonts w:ascii="Times New Roman" w:hAnsi="Times New Roman" w:cs="Times New Roman"/>
          <w:b/>
          <w:i/>
          <w:sz w:val="24"/>
          <w:szCs w:val="24"/>
        </w:rPr>
      </w:pPr>
      <w:r w:rsidRPr="007971E2">
        <w:rPr>
          <w:rFonts w:ascii="Times New Roman" w:hAnsi="Times New Roman" w:cs="Times New Roman"/>
          <w:b/>
          <w:sz w:val="24"/>
          <w:szCs w:val="24"/>
        </w:rPr>
        <w:t>(</w:t>
      </w:r>
      <w:r w:rsidRPr="007971E2">
        <w:rPr>
          <w:rFonts w:ascii="Times New Roman" w:hAnsi="Times New Roman" w:cs="Times New Roman"/>
          <w:b/>
          <w:iCs/>
          <w:sz w:val="24"/>
          <w:szCs w:val="24"/>
        </w:rPr>
        <w:t>If a TPMO DOES NOT sell for all MA organizations and/or Part D sponsors in the service area the disclaimer consists of the statement:</w:t>
      </w:r>
    </w:p>
    <w:p w14:paraId="54502EA9" w14:textId="75A26846" w:rsidR="005971F8" w:rsidRPr="007971E2" w:rsidRDefault="005971F8" w:rsidP="005971F8">
      <w:pPr>
        <w:pStyle w:val="ListParagraph"/>
        <w:numPr>
          <w:ilvl w:val="1"/>
          <w:numId w:val="3"/>
        </w:numPr>
        <w:spacing w:line="276" w:lineRule="auto"/>
        <w:rPr>
          <w:rFonts w:ascii="Times New Roman" w:hAnsi="Times New Roman" w:cs="Times New Roman"/>
          <w:i/>
          <w:sz w:val="24"/>
          <w:szCs w:val="24"/>
        </w:rPr>
      </w:pPr>
      <w:r w:rsidRPr="007971E2">
        <w:rPr>
          <w:rFonts w:ascii="Times New Roman" w:hAnsi="Times New Roman" w:cs="Times New Roman"/>
          <w:i/>
          <w:sz w:val="24"/>
          <w:szCs w:val="24"/>
        </w:rPr>
        <w:t>“We do not offer every plan available in your area. Currently we represent [insert number of organizations] organizations which offer [insert number of plans] products in your area. Please contact Medicare.gov, 1-800-MEDICARE</w:t>
      </w:r>
      <w:del w:id="461" w:author="Robert Vlasnik" w:date="2026-09-28T12:19:00Z" w16du:dateUtc="2026-09-28T17:19:00Z">
        <w:r w:rsidRPr="007971E2">
          <w:rPr>
            <w:rFonts w:ascii="Times New Roman" w:hAnsi="Times New Roman" w:cs="Times New Roman"/>
            <w:i/>
            <w:sz w:val="24"/>
            <w:szCs w:val="24"/>
          </w:rPr>
          <w:delText>, or your local State Health Insurance Program (SHIP) to get information on all of your options</w:delText>
        </w:r>
      </w:del>
      <w:r w:rsidRPr="007971E2">
        <w:rPr>
          <w:rFonts w:ascii="Times New Roman" w:hAnsi="Times New Roman" w:cs="Times New Roman"/>
          <w:i/>
          <w:sz w:val="24"/>
          <w:szCs w:val="24"/>
        </w:rPr>
        <w:t>.”</w:t>
      </w:r>
    </w:p>
    <w:p w14:paraId="231AE017" w14:textId="77777777" w:rsidR="005971F8" w:rsidRPr="007971E2" w:rsidRDefault="005971F8" w:rsidP="005971F8">
      <w:pPr>
        <w:pStyle w:val="ListParagraph"/>
        <w:numPr>
          <w:ilvl w:val="0"/>
          <w:numId w:val="3"/>
        </w:numPr>
        <w:spacing w:line="276" w:lineRule="auto"/>
        <w:rPr>
          <w:rFonts w:ascii="Times New Roman" w:hAnsi="Times New Roman" w:cs="Times New Roman"/>
          <w:b/>
          <w:i/>
          <w:sz w:val="24"/>
          <w:szCs w:val="24"/>
        </w:rPr>
      </w:pPr>
      <w:r w:rsidRPr="007971E2">
        <w:rPr>
          <w:rFonts w:ascii="Times New Roman" w:hAnsi="Times New Roman" w:cs="Times New Roman"/>
          <w:b/>
          <w:iCs/>
          <w:sz w:val="24"/>
          <w:szCs w:val="24"/>
        </w:rPr>
        <w:t>(If the TPMO sells FOR ALL MA organizations and/or Part D sponsors in the service area the disclaimer consists of the statement:)</w:t>
      </w:r>
    </w:p>
    <w:p w14:paraId="59138BE6" w14:textId="105ABF33" w:rsidR="005971F8" w:rsidRPr="007971E2" w:rsidRDefault="005971F8" w:rsidP="005971F8">
      <w:pPr>
        <w:pStyle w:val="ListParagraph"/>
        <w:numPr>
          <w:ilvl w:val="1"/>
          <w:numId w:val="3"/>
        </w:numPr>
        <w:spacing w:line="276" w:lineRule="auto"/>
        <w:rPr>
          <w:rFonts w:ascii="Times New Roman" w:hAnsi="Times New Roman" w:cs="Times New Roman"/>
          <w:b/>
          <w:i/>
          <w:sz w:val="24"/>
          <w:szCs w:val="24"/>
        </w:rPr>
      </w:pPr>
      <w:r w:rsidRPr="007971E2">
        <w:rPr>
          <w:rFonts w:ascii="Times New Roman" w:hAnsi="Times New Roman" w:cs="Times New Roman"/>
          <w:i/>
          <w:sz w:val="24"/>
          <w:szCs w:val="24"/>
        </w:rPr>
        <w:t>‘‘Currently we represent [insert number of organizations] organizations which offer [insert number of plans] products in your area. You can always contact Medicare.gov, 1800–MEDICARE</w:t>
      </w:r>
      <w:del w:id="462" w:author="Robert Vlasnik" w:date="2026-09-28T12:19:00Z" w16du:dateUtc="2026-09-28T17:19:00Z">
        <w:r w:rsidRPr="007971E2">
          <w:rPr>
            <w:rFonts w:ascii="Times New Roman" w:hAnsi="Times New Roman" w:cs="Times New Roman"/>
            <w:i/>
            <w:sz w:val="24"/>
            <w:szCs w:val="24"/>
          </w:rPr>
          <w:delText>, or your local State Health Insurance Program (SHIP) for help with plan choices</w:delText>
        </w:r>
      </w:del>
      <w:r w:rsidR="00B576C5">
        <w:rPr>
          <w:rFonts w:ascii="Times New Roman" w:hAnsi="Times New Roman" w:cs="Times New Roman"/>
          <w:i/>
          <w:sz w:val="24"/>
          <w:szCs w:val="24"/>
        </w:rPr>
        <w:t>.</w:t>
      </w:r>
      <w:r w:rsidRPr="007971E2">
        <w:rPr>
          <w:rFonts w:ascii="Times New Roman" w:hAnsi="Times New Roman" w:cs="Times New Roman"/>
          <w:i/>
          <w:sz w:val="24"/>
          <w:szCs w:val="24"/>
        </w:rPr>
        <w:t>’’</w:t>
      </w:r>
    </w:p>
    <w:p w14:paraId="100DA116" w14:textId="4789DDF5" w:rsidR="008B48B8" w:rsidRPr="007971E2" w:rsidRDefault="005971F8" w:rsidP="008B48B8">
      <w:pPr>
        <w:numPr>
          <w:ilvl w:val="2"/>
          <w:numId w:val="3"/>
        </w:numPr>
        <w:spacing w:line="276" w:lineRule="auto"/>
        <w:rPr>
          <w:del w:id="463" w:author="Robert Vlasnik" w:date="2026-09-28T12:19:00Z" w16du:dateUtc="2026-09-28T17:19:00Z"/>
          <w:rFonts w:ascii="Times New Roman" w:hAnsi="Times New Roman" w:cs="Times New Roman"/>
          <w:sz w:val="24"/>
          <w:szCs w:val="24"/>
        </w:rPr>
      </w:pPr>
      <w:del w:id="464" w:author="Robert Vlasnik" w:date="2026-09-28T12:19:00Z" w16du:dateUtc="2026-09-28T17:19:00Z">
        <w:r>
          <w:rPr>
            <w:rFonts w:ascii="Times New Roman" w:hAnsi="Times New Roman" w:cs="Times New Roman"/>
            <w:sz w:val="24"/>
            <w:szCs w:val="24"/>
          </w:rPr>
          <w:lastRenderedPageBreak/>
          <w:delText>Go to section 8: Telephonic Enrollment.</w:delText>
        </w:r>
      </w:del>
    </w:p>
    <w:p w14:paraId="75E97353" w14:textId="77777777" w:rsidR="008B48B8" w:rsidRPr="007971E2" w:rsidRDefault="008B48B8" w:rsidP="008B48B8">
      <w:pPr>
        <w:pStyle w:val="Heading1"/>
        <w:rPr>
          <w:del w:id="465" w:author="Robert Vlasnik" w:date="2026-09-28T12:19:00Z" w16du:dateUtc="2026-09-28T17:19:00Z"/>
          <w:rFonts w:ascii="Times New Roman" w:hAnsi="Times New Roman" w:cs="Times New Roman"/>
          <w:sz w:val="24"/>
          <w:szCs w:val="24"/>
        </w:rPr>
      </w:pPr>
      <w:del w:id="466" w:author="Robert Vlasnik" w:date="2026-09-28T12:19:00Z" w16du:dateUtc="2026-09-28T17:19:00Z">
        <w:r w:rsidRPr="007971E2">
          <w:rPr>
            <w:rFonts w:ascii="Times New Roman" w:hAnsi="Times New Roman" w:cs="Times New Roman"/>
            <w:sz w:val="24"/>
            <w:szCs w:val="24"/>
          </w:rPr>
          <w:delText>7.3 Transition to Enrollment: Other Enrollment options</w:delText>
        </w:r>
      </w:del>
    </w:p>
    <w:p w14:paraId="5980D4BF" w14:textId="5BCCE0EE" w:rsidR="00B05F2A" w:rsidRDefault="008B48B8" w:rsidP="00B05F2A">
      <w:pPr>
        <w:pStyle w:val="Heading1"/>
        <w:rPr>
          <w:ins w:id="467" w:author="Robert Vlasnik" w:date="2026-09-28T12:19:00Z" w16du:dateUtc="2026-09-28T17:19:00Z"/>
          <w:rFonts w:ascii="Times New Roman" w:hAnsi="Times New Roman" w:cs="Times New Roman"/>
          <w:sz w:val="24"/>
          <w:szCs w:val="24"/>
        </w:rPr>
      </w:pPr>
      <w:del w:id="468" w:author="Robert Vlasnik" w:date="2026-09-28T12:19:00Z" w16du:dateUtc="2026-09-28T17:19:00Z">
        <w:r w:rsidRPr="0085519B">
          <w:rPr>
            <w:rFonts w:ascii="Times New Roman" w:hAnsi="Times New Roman" w:cs="Times New Roman"/>
            <w:b/>
            <w:color w:val="FF0000"/>
            <w:sz w:val="24"/>
            <w:szCs w:val="24"/>
          </w:rPr>
          <w:delText>(</w:delText>
        </w:r>
      </w:del>
      <w:ins w:id="469" w:author="Robert Vlasnik" w:date="2026-09-28T12:19:00Z" w16du:dateUtc="2026-09-28T17:19:00Z">
        <w:r w:rsidR="00B05F2A" w:rsidRPr="007971E2">
          <w:rPr>
            <w:rFonts w:ascii="Times New Roman" w:hAnsi="Times New Roman" w:cs="Times New Roman"/>
            <w:sz w:val="24"/>
            <w:szCs w:val="24"/>
          </w:rPr>
          <w:t xml:space="preserve">Section </w:t>
        </w:r>
        <w:r w:rsidR="00F509F2">
          <w:rPr>
            <w:rFonts w:ascii="Times New Roman" w:hAnsi="Times New Roman" w:cs="Times New Roman"/>
            <w:sz w:val="24"/>
            <w:szCs w:val="24"/>
          </w:rPr>
          <w:t>8</w:t>
        </w:r>
        <w:r w:rsidR="00B05F2A" w:rsidRPr="007971E2">
          <w:rPr>
            <w:rFonts w:ascii="Times New Roman" w:hAnsi="Times New Roman" w:cs="Times New Roman"/>
            <w:sz w:val="24"/>
            <w:szCs w:val="24"/>
          </w:rPr>
          <w:t xml:space="preserve">: Call closing. </w:t>
        </w:r>
      </w:ins>
    </w:p>
    <w:p w14:paraId="471BB922" w14:textId="77777777" w:rsidR="002020C0" w:rsidRPr="002020C0" w:rsidRDefault="002020C0" w:rsidP="002020C0">
      <w:pPr>
        <w:pStyle w:val="ListParagraph"/>
        <w:numPr>
          <w:ilvl w:val="0"/>
          <w:numId w:val="36"/>
        </w:numPr>
        <w:rPr>
          <w:ins w:id="470" w:author="Robert Vlasnik" w:date="2026-09-28T12:19:00Z" w16du:dateUtc="2026-09-28T17:19:00Z"/>
          <w:rFonts w:ascii="Times New Roman" w:hAnsi="Times New Roman" w:cs="Times New Roman"/>
          <w:b/>
          <w:bCs/>
          <w:sz w:val="24"/>
          <w:szCs w:val="24"/>
        </w:rPr>
      </w:pPr>
      <w:ins w:id="471" w:author="Robert Vlasnik" w:date="2026-09-28T12:19:00Z" w16du:dateUtc="2026-09-28T17:19:00Z">
        <w:r w:rsidRPr="002020C0">
          <w:rPr>
            <w:rFonts w:ascii="Times New Roman" w:hAnsi="Times New Roman" w:cs="Times New Roman"/>
            <w:b/>
            <w:bCs/>
            <w:sz w:val="24"/>
            <w:szCs w:val="24"/>
          </w:rPr>
          <w:t>If a telephonic enrollment has been complete</w:t>
        </w:r>
      </w:ins>
    </w:p>
    <w:p w14:paraId="17FA290C" w14:textId="77777777" w:rsidR="008B48B8" w:rsidRPr="0085519B" w:rsidRDefault="002020C0" w:rsidP="008B48B8">
      <w:pPr>
        <w:spacing w:line="276" w:lineRule="auto"/>
        <w:rPr>
          <w:del w:id="472" w:author="Robert Vlasnik" w:date="2026-09-28T12:19:00Z" w16du:dateUtc="2026-09-28T17:19:00Z"/>
          <w:rFonts w:ascii="Times New Roman" w:hAnsi="Times New Roman" w:cs="Times New Roman"/>
          <w:b/>
          <w:color w:val="FF0000"/>
          <w:sz w:val="24"/>
          <w:szCs w:val="24"/>
        </w:rPr>
      </w:pPr>
      <w:r w:rsidRPr="00AA1441">
        <w:rPr>
          <w:rFonts w:ascii="Times New Roman" w:hAnsi="Times New Roman"/>
          <w:b/>
          <w:sz w:val="24"/>
        </w:rPr>
        <w:t xml:space="preserve">Agent </w:t>
      </w:r>
      <w:del w:id="473" w:author="Robert Vlasnik" w:date="2026-09-28T12:19:00Z" w16du:dateUtc="2026-09-28T17:19:00Z">
        <w:r w:rsidR="008B48B8" w:rsidRPr="0085519B">
          <w:rPr>
            <w:rFonts w:ascii="Times New Roman" w:hAnsi="Times New Roman" w:cs="Times New Roman"/>
            <w:b/>
            <w:color w:val="FF0000"/>
            <w:sz w:val="24"/>
            <w:szCs w:val="24"/>
          </w:rPr>
          <w:delText>Note: The below for various enrollment options available based your agency’s direction. Agent to only use option(s)</w:delText>
        </w:r>
      </w:del>
      <w:ins w:id="474" w:author="Robert Vlasnik" w:date="2026-09-28T12:19:00Z" w16du:dateUtc="2026-09-28T17:19:00Z">
        <w:r w:rsidRPr="002020C0">
          <w:rPr>
            <w:rFonts w:ascii="Times New Roman" w:hAnsi="Times New Roman" w:cs="Times New Roman"/>
            <w:b/>
            <w:bCs/>
            <w:sz w:val="24"/>
            <w:szCs w:val="24"/>
          </w:rPr>
          <w:t>must provide acknowledgement</w:t>
        </w:r>
      </w:ins>
      <w:r w:rsidRPr="00AA1441">
        <w:rPr>
          <w:rFonts w:ascii="Times New Roman" w:hAnsi="Times New Roman"/>
          <w:b/>
          <w:sz w:val="24"/>
        </w:rPr>
        <w:t xml:space="preserve"> that </w:t>
      </w:r>
      <w:del w:id="475" w:author="Robert Vlasnik" w:date="2026-09-28T12:19:00Z" w16du:dateUtc="2026-09-28T17:19:00Z">
        <w:r w:rsidR="008B48B8" w:rsidRPr="0085519B">
          <w:rPr>
            <w:rFonts w:ascii="Times New Roman" w:hAnsi="Times New Roman" w:cs="Times New Roman"/>
            <w:b/>
            <w:color w:val="FF0000"/>
            <w:sz w:val="24"/>
            <w:szCs w:val="24"/>
          </w:rPr>
          <w:delText>are approved for use by your agency’s leadership.)</w:delText>
        </w:r>
      </w:del>
    </w:p>
    <w:p w14:paraId="7305686E" w14:textId="77777777" w:rsidR="008B48B8" w:rsidRPr="007971E2" w:rsidRDefault="008B48B8" w:rsidP="008B48B8">
      <w:pPr>
        <w:pStyle w:val="ListParagraph"/>
        <w:spacing w:line="276" w:lineRule="auto"/>
        <w:ind w:left="0"/>
        <w:rPr>
          <w:del w:id="476" w:author="Robert Vlasnik" w:date="2026-09-28T12:19:00Z" w16du:dateUtc="2026-09-28T17:19:00Z"/>
          <w:rFonts w:ascii="Times New Roman" w:hAnsi="Times New Roman" w:cs="Times New Roman"/>
          <w:i/>
          <w:sz w:val="24"/>
          <w:szCs w:val="24"/>
        </w:rPr>
      </w:pPr>
      <w:del w:id="477" w:author="Robert Vlasnik" w:date="2026-09-28T12:19:00Z" w16du:dateUtc="2026-09-28T17:19:00Z">
        <w:r w:rsidRPr="007971E2">
          <w:rPr>
            <w:rFonts w:ascii="Times New Roman" w:hAnsi="Times New Roman" w:cs="Times New Roman"/>
            <w:b/>
            <w:sz w:val="24"/>
            <w:szCs w:val="24"/>
          </w:rPr>
          <w:delText>Option 1:</w:delText>
        </w:r>
        <w:r w:rsidRPr="007971E2">
          <w:rPr>
            <w:rFonts w:ascii="Times New Roman" w:hAnsi="Times New Roman" w:cs="Times New Roman"/>
            <w:sz w:val="24"/>
            <w:szCs w:val="24"/>
          </w:rPr>
          <w:delText xml:space="preserve"> Appointment:</w:delText>
        </w:r>
      </w:del>
    </w:p>
    <w:p w14:paraId="31843135" w14:textId="24B2DA55" w:rsidR="008B48B8" w:rsidRPr="007971E2" w:rsidRDefault="008B48B8" w:rsidP="008B48B8">
      <w:pPr>
        <w:pStyle w:val="ListParagraph"/>
        <w:numPr>
          <w:ilvl w:val="0"/>
          <w:numId w:val="13"/>
        </w:numPr>
        <w:spacing w:line="276" w:lineRule="auto"/>
        <w:rPr>
          <w:del w:id="478" w:author="Robert Vlasnik" w:date="2026-09-28T12:19:00Z" w16du:dateUtc="2026-09-28T17:19:00Z"/>
          <w:rFonts w:ascii="Times New Roman" w:hAnsi="Times New Roman" w:cs="Times New Roman"/>
          <w:sz w:val="24"/>
          <w:szCs w:val="24"/>
        </w:rPr>
      </w:pPr>
      <w:del w:id="479" w:author="Robert Vlasnik" w:date="2026-09-28T12:19:00Z" w16du:dateUtc="2026-09-28T17:19:00Z">
        <w:r w:rsidRPr="007971E2">
          <w:rPr>
            <w:rFonts w:ascii="Times New Roman" w:hAnsi="Times New Roman" w:cs="Times New Roman"/>
            <w:sz w:val="24"/>
            <w:szCs w:val="24"/>
          </w:rPr>
          <w:delText xml:space="preserve">“We can make an appointment for </w:delText>
        </w:r>
        <w:r w:rsidR="00152645" w:rsidRPr="007971E2">
          <w:rPr>
            <w:rFonts w:ascii="Times New Roman" w:hAnsi="Times New Roman" w:cs="Times New Roman"/>
            <w:sz w:val="24"/>
            <w:szCs w:val="24"/>
          </w:rPr>
          <w:delText>[</w:delText>
        </w:r>
        <w:r w:rsidRPr="007971E2">
          <w:rPr>
            <w:rFonts w:ascii="Times New Roman" w:hAnsi="Times New Roman" w:cs="Times New Roman"/>
            <w:sz w:val="24"/>
            <w:szCs w:val="24"/>
          </w:rPr>
          <w:delText>a local licensed sales agent/me</w:delText>
        </w:r>
        <w:r w:rsidR="00152645" w:rsidRPr="007971E2">
          <w:rPr>
            <w:rFonts w:ascii="Times New Roman" w:hAnsi="Times New Roman" w:cs="Times New Roman"/>
            <w:sz w:val="24"/>
            <w:szCs w:val="24"/>
          </w:rPr>
          <w:delText>]</w:delText>
        </w:r>
        <w:r w:rsidRPr="007971E2">
          <w:rPr>
            <w:rFonts w:ascii="Times New Roman" w:hAnsi="Times New Roman" w:cs="Times New Roman"/>
            <w:sz w:val="24"/>
            <w:szCs w:val="24"/>
          </w:rPr>
          <w:delText xml:space="preserve"> to sit with you in person.”</w:delText>
        </w:r>
      </w:del>
    </w:p>
    <w:p w14:paraId="376091CD" w14:textId="77777777" w:rsidR="008B48B8" w:rsidRPr="007971E2" w:rsidRDefault="008B48B8" w:rsidP="008B48B8">
      <w:pPr>
        <w:pStyle w:val="ListParagraph"/>
        <w:numPr>
          <w:ilvl w:val="0"/>
          <w:numId w:val="13"/>
        </w:numPr>
        <w:spacing w:line="276" w:lineRule="auto"/>
        <w:rPr>
          <w:del w:id="480" w:author="Robert Vlasnik" w:date="2026-09-28T12:19:00Z" w16du:dateUtc="2026-09-28T17:19:00Z"/>
          <w:rFonts w:ascii="Times New Roman" w:hAnsi="Times New Roman" w:cs="Times New Roman"/>
          <w:sz w:val="24"/>
          <w:szCs w:val="24"/>
        </w:rPr>
      </w:pPr>
      <w:del w:id="481" w:author="Robert Vlasnik" w:date="2026-09-28T12:19:00Z" w16du:dateUtc="2026-09-28T17:19:00Z">
        <w:r w:rsidRPr="007971E2">
          <w:rPr>
            <w:rFonts w:ascii="Times New Roman" w:hAnsi="Times New Roman" w:cs="Times New Roman"/>
            <w:sz w:val="24"/>
            <w:szCs w:val="24"/>
          </w:rPr>
          <w:delText xml:space="preserve">Ask if there will be anyone else who has Medicare or who will soon have Medicare who will be interested in hearing </w:delText>
        </w:r>
      </w:del>
      <w:r w:rsidR="002020C0" w:rsidRPr="00AA1441">
        <w:rPr>
          <w:rFonts w:ascii="Times New Roman" w:hAnsi="Times New Roman"/>
          <w:b/>
          <w:sz w:val="24"/>
        </w:rPr>
        <w:t xml:space="preserve">the </w:t>
      </w:r>
      <w:del w:id="482" w:author="Robert Vlasnik" w:date="2026-09-28T12:19:00Z" w16du:dateUtc="2026-09-28T17:19:00Z">
        <w:r w:rsidRPr="007971E2">
          <w:rPr>
            <w:rFonts w:ascii="Times New Roman" w:hAnsi="Times New Roman" w:cs="Times New Roman"/>
            <w:sz w:val="24"/>
            <w:szCs w:val="24"/>
          </w:rPr>
          <w:delText>Medicare sales presentation.</w:delText>
        </w:r>
      </w:del>
    </w:p>
    <w:p w14:paraId="0EC62D42" w14:textId="77777777" w:rsidR="008B48B8" w:rsidRPr="007971E2" w:rsidRDefault="008B48B8" w:rsidP="008B48B8">
      <w:pPr>
        <w:pStyle w:val="ListParagraph"/>
        <w:numPr>
          <w:ilvl w:val="0"/>
          <w:numId w:val="13"/>
        </w:numPr>
        <w:spacing w:line="276" w:lineRule="auto"/>
        <w:rPr>
          <w:del w:id="483" w:author="Robert Vlasnik" w:date="2026-09-28T12:19:00Z" w16du:dateUtc="2026-09-28T17:19:00Z"/>
          <w:rFonts w:ascii="Times New Roman" w:hAnsi="Times New Roman" w:cs="Times New Roman"/>
          <w:sz w:val="24"/>
          <w:szCs w:val="24"/>
        </w:rPr>
      </w:pPr>
      <w:del w:id="484" w:author="Robert Vlasnik" w:date="2026-09-28T12:19:00Z" w16du:dateUtc="2026-09-28T17:19:00Z">
        <w:r w:rsidRPr="007971E2">
          <w:rPr>
            <w:rFonts w:ascii="Times New Roman" w:hAnsi="Times New Roman" w:cs="Times New Roman"/>
            <w:sz w:val="24"/>
            <w:szCs w:val="24"/>
          </w:rPr>
          <w:delText>Help the beneficiary select a date and time that will meet their needs based on available appointment slots.</w:delText>
        </w:r>
      </w:del>
    </w:p>
    <w:p w14:paraId="63C2F0E6" w14:textId="77777777" w:rsidR="008B48B8" w:rsidRPr="007971E2" w:rsidRDefault="008B48B8" w:rsidP="008B48B8">
      <w:pPr>
        <w:pStyle w:val="ListParagraph"/>
        <w:numPr>
          <w:ilvl w:val="0"/>
          <w:numId w:val="13"/>
        </w:numPr>
        <w:spacing w:line="276" w:lineRule="auto"/>
        <w:rPr>
          <w:del w:id="485" w:author="Robert Vlasnik" w:date="2026-09-28T12:19:00Z" w16du:dateUtc="2026-09-28T17:19:00Z"/>
          <w:rFonts w:ascii="Times New Roman" w:hAnsi="Times New Roman" w:cs="Times New Roman"/>
          <w:sz w:val="24"/>
          <w:szCs w:val="24"/>
        </w:rPr>
      </w:pPr>
      <w:del w:id="486" w:author="Robert Vlasnik" w:date="2026-09-28T12:19:00Z" w16du:dateUtc="2026-09-28T17:19:00Z">
        <w:r w:rsidRPr="007971E2">
          <w:rPr>
            <w:rFonts w:ascii="Times New Roman" w:hAnsi="Times New Roman" w:cs="Times New Roman"/>
            <w:sz w:val="24"/>
            <w:szCs w:val="24"/>
          </w:rPr>
          <w:delText>Read the Scope of Appointment (SOA) {verbatim} to any other Medicare beneficiaries who will also be present at the appointment. All Medicare beneficiaries who will be present at the appointment must reply with a clear “yes” in order to mark any Medicare plans on the SOA:</w:delText>
        </w:r>
      </w:del>
    </w:p>
    <w:p w14:paraId="48A0A309" w14:textId="77777777" w:rsidR="008B48B8" w:rsidRPr="007971E2" w:rsidRDefault="008B48B8" w:rsidP="008B48B8">
      <w:pPr>
        <w:pStyle w:val="ListParagraph"/>
        <w:numPr>
          <w:ilvl w:val="1"/>
          <w:numId w:val="13"/>
        </w:numPr>
        <w:spacing w:line="276" w:lineRule="auto"/>
        <w:rPr>
          <w:del w:id="487" w:author="Robert Vlasnik" w:date="2026-09-28T12:19:00Z" w16du:dateUtc="2026-09-28T17:19:00Z"/>
          <w:rFonts w:ascii="Times New Roman" w:hAnsi="Times New Roman" w:cs="Times New Roman"/>
          <w:sz w:val="24"/>
          <w:szCs w:val="24"/>
        </w:rPr>
      </w:pPr>
      <w:del w:id="488" w:author="Robert Vlasnik" w:date="2026-09-28T12:19:00Z" w16du:dateUtc="2026-09-28T17:19:00Z">
        <w:r w:rsidRPr="007971E2">
          <w:rPr>
            <w:rFonts w:ascii="Times New Roman" w:hAnsi="Times New Roman" w:cs="Times New Roman"/>
            <w:sz w:val="24"/>
            <w:szCs w:val="24"/>
          </w:rPr>
          <w:delText xml:space="preserve">Agent to read SOA language listed previously </w:delText>
        </w:r>
      </w:del>
    </w:p>
    <w:p w14:paraId="559B774C" w14:textId="77777777" w:rsidR="008B48B8" w:rsidRPr="007971E2" w:rsidRDefault="008B48B8" w:rsidP="008B48B8">
      <w:pPr>
        <w:pStyle w:val="ListParagraph"/>
        <w:numPr>
          <w:ilvl w:val="1"/>
          <w:numId w:val="13"/>
        </w:numPr>
        <w:spacing w:line="276" w:lineRule="auto"/>
        <w:rPr>
          <w:del w:id="489" w:author="Robert Vlasnik" w:date="2026-09-28T12:19:00Z" w16du:dateUtc="2026-09-28T17:19:00Z"/>
          <w:rFonts w:ascii="Times New Roman" w:hAnsi="Times New Roman" w:cs="Times New Roman"/>
          <w:sz w:val="24"/>
          <w:szCs w:val="24"/>
        </w:rPr>
      </w:pPr>
      <w:del w:id="490" w:author="Robert Vlasnik" w:date="2026-09-28T12:19:00Z" w16du:dateUtc="2026-09-28T17:19:00Z">
        <w:r w:rsidRPr="007971E2">
          <w:rPr>
            <w:rFonts w:ascii="Times New Roman" w:hAnsi="Times New Roman" w:cs="Times New Roman"/>
            <w:sz w:val="24"/>
            <w:szCs w:val="24"/>
          </w:rPr>
          <w:delText>(Agent Note: Wait to receive a YES or NO response. Based on the answer provided, select the appropriate option in the system.)</w:delText>
        </w:r>
      </w:del>
    </w:p>
    <w:p w14:paraId="483C6F15" w14:textId="77777777" w:rsidR="008B48B8" w:rsidRPr="007971E2" w:rsidRDefault="008B48B8" w:rsidP="008B48B8">
      <w:pPr>
        <w:pStyle w:val="ListParagraph"/>
        <w:numPr>
          <w:ilvl w:val="1"/>
          <w:numId w:val="13"/>
        </w:numPr>
        <w:spacing w:line="276" w:lineRule="auto"/>
        <w:rPr>
          <w:del w:id="491" w:author="Robert Vlasnik" w:date="2026-09-28T12:19:00Z" w16du:dateUtc="2026-09-28T17:19:00Z"/>
          <w:rFonts w:ascii="Times New Roman" w:hAnsi="Times New Roman" w:cs="Times New Roman"/>
          <w:sz w:val="24"/>
          <w:szCs w:val="24"/>
        </w:rPr>
      </w:pPr>
      <w:del w:id="492" w:author="Robert Vlasnik" w:date="2026-09-28T12:19:00Z" w16du:dateUtc="2026-09-28T17:19:00Z">
        <w:r w:rsidRPr="007971E2">
          <w:rPr>
            <w:rFonts w:ascii="Times New Roman" w:hAnsi="Times New Roman" w:cs="Times New Roman"/>
            <w:sz w:val="24"/>
            <w:szCs w:val="24"/>
          </w:rPr>
          <w:delText xml:space="preserve">“Agreeing to this meeting does not affect your current or future Medicare </w:delText>
        </w:r>
      </w:del>
      <w:r w:rsidR="002020C0" w:rsidRPr="00AA1441">
        <w:rPr>
          <w:rFonts w:ascii="Times New Roman" w:hAnsi="Times New Roman"/>
          <w:b/>
          <w:sz w:val="24"/>
        </w:rPr>
        <w:t xml:space="preserve">enrollment </w:t>
      </w:r>
      <w:del w:id="493" w:author="Robert Vlasnik" w:date="2026-09-28T12:19:00Z" w16du:dateUtc="2026-09-28T17:19:00Z">
        <w:r w:rsidRPr="007971E2">
          <w:rPr>
            <w:rFonts w:ascii="Times New Roman" w:hAnsi="Times New Roman" w:cs="Times New Roman"/>
            <w:sz w:val="24"/>
            <w:szCs w:val="24"/>
          </w:rPr>
          <w:delText>status, nor will it obligate you to enroll or automatically enroll you in a plan.”</w:delText>
        </w:r>
      </w:del>
    </w:p>
    <w:p w14:paraId="517E559D" w14:textId="77777777" w:rsidR="008B48B8" w:rsidRPr="007971E2" w:rsidRDefault="008B48B8" w:rsidP="008B48B8">
      <w:pPr>
        <w:pStyle w:val="ListParagraph"/>
        <w:numPr>
          <w:ilvl w:val="1"/>
          <w:numId w:val="13"/>
        </w:numPr>
        <w:spacing w:line="276" w:lineRule="auto"/>
        <w:rPr>
          <w:del w:id="494" w:author="Robert Vlasnik" w:date="2026-09-28T12:19:00Z" w16du:dateUtc="2026-09-28T17:19:00Z"/>
          <w:rFonts w:ascii="Times New Roman" w:hAnsi="Times New Roman" w:cs="Times New Roman"/>
          <w:sz w:val="24"/>
          <w:szCs w:val="24"/>
        </w:rPr>
      </w:pPr>
      <w:del w:id="495" w:author="Robert Vlasnik" w:date="2026-09-28T12:19:00Z" w16du:dateUtc="2026-09-28T17:19:00Z">
        <w:r w:rsidRPr="007971E2">
          <w:rPr>
            <w:rFonts w:ascii="Times New Roman" w:hAnsi="Times New Roman" w:cs="Times New Roman"/>
            <w:sz w:val="24"/>
            <w:szCs w:val="24"/>
          </w:rPr>
          <w:delText>Document any special instructions in the appointment comment section.</w:delText>
        </w:r>
      </w:del>
    </w:p>
    <w:p w14:paraId="76A751D5" w14:textId="77777777" w:rsidR="008B48B8" w:rsidRPr="007971E2" w:rsidRDefault="008B48B8" w:rsidP="008B48B8">
      <w:pPr>
        <w:pStyle w:val="ListParagraph"/>
        <w:numPr>
          <w:ilvl w:val="1"/>
          <w:numId w:val="13"/>
        </w:numPr>
        <w:spacing w:line="276" w:lineRule="auto"/>
        <w:rPr>
          <w:del w:id="496" w:author="Robert Vlasnik" w:date="2026-09-28T12:19:00Z" w16du:dateUtc="2026-09-28T17:19:00Z"/>
          <w:rFonts w:ascii="Times New Roman" w:hAnsi="Times New Roman" w:cs="Times New Roman"/>
          <w:sz w:val="24"/>
          <w:szCs w:val="24"/>
        </w:rPr>
      </w:pPr>
      <w:del w:id="497" w:author="Robert Vlasnik" w:date="2026-09-28T12:19:00Z" w16du:dateUtc="2026-09-28T17:19:00Z">
        <w:r w:rsidRPr="007971E2">
          <w:rPr>
            <w:rFonts w:ascii="Times New Roman" w:hAnsi="Times New Roman" w:cs="Times New Roman"/>
            <w:sz w:val="24"/>
            <w:szCs w:val="24"/>
          </w:rPr>
          <w:delText>Document appointment and product(s) of interest.</w:delText>
        </w:r>
      </w:del>
    </w:p>
    <w:p w14:paraId="0BFB4481" w14:textId="44BEAE9B" w:rsidR="008B48B8" w:rsidRPr="007971E2" w:rsidRDefault="008B48B8" w:rsidP="008B48B8">
      <w:pPr>
        <w:pStyle w:val="ListParagraph"/>
        <w:numPr>
          <w:ilvl w:val="0"/>
          <w:numId w:val="13"/>
        </w:numPr>
        <w:spacing w:line="276" w:lineRule="auto"/>
        <w:rPr>
          <w:del w:id="498" w:author="Robert Vlasnik" w:date="2026-09-28T12:19:00Z" w16du:dateUtc="2026-09-28T17:19:00Z"/>
          <w:rFonts w:ascii="Times New Roman" w:hAnsi="Times New Roman" w:cs="Times New Roman"/>
          <w:sz w:val="24"/>
          <w:szCs w:val="24"/>
        </w:rPr>
      </w:pPr>
      <w:del w:id="499" w:author="Robert Vlasnik" w:date="2026-09-28T12:19:00Z" w16du:dateUtc="2026-09-28T17:19:00Z">
        <w:r w:rsidRPr="007971E2">
          <w:rPr>
            <w:rFonts w:ascii="Times New Roman" w:hAnsi="Times New Roman" w:cs="Times New Roman"/>
            <w:sz w:val="24"/>
            <w:szCs w:val="24"/>
          </w:rPr>
          <w:delText xml:space="preserve">(Agent Note: Ask this consent question (PTC) and state the disclosure {verbatim}.): “Can </w:delText>
        </w:r>
        <w:r w:rsidR="00152645" w:rsidRPr="007971E2">
          <w:rPr>
            <w:rFonts w:ascii="Times New Roman" w:hAnsi="Times New Roman" w:cs="Times New Roman"/>
            <w:sz w:val="24"/>
            <w:szCs w:val="24"/>
          </w:rPr>
          <w:delText>[</w:delText>
        </w:r>
        <w:r w:rsidRPr="007971E2">
          <w:rPr>
            <w:rFonts w:ascii="Times New Roman" w:hAnsi="Times New Roman" w:cs="Times New Roman"/>
            <w:sz w:val="24"/>
            <w:szCs w:val="24"/>
          </w:rPr>
          <w:delText>a local licensed sales agent/I</w:delText>
        </w:r>
        <w:r w:rsidR="00152645" w:rsidRPr="007971E2">
          <w:rPr>
            <w:rFonts w:ascii="Times New Roman" w:hAnsi="Times New Roman" w:cs="Times New Roman"/>
            <w:sz w:val="24"/>
            <w:szCs w:val="24"/>
          </w:rPr>
          <w:delText>]</w:delText>
        </w:r>
        <w:r w:rsidRPr="007971E2">
          <w:rPr>
            <w:rFonts w:ascii="Times New Roman" w:hAnsi="Times New Roman" w:cs="Times New Roman"/>
            <w:sz w:val="24"/>
            <w:szCs w:val="24"/>
          </w:rPr>
          <w:delText xml:space="preserve"> follow-up with you afterward? We would like to ensure you have all the information you need and to answer any other questions you may have. Your consent is voluntary and allows us to contact you via text messaging or automatic dialing. You may contact us to change your preferences at any time. Changing your preferences will not affect your eligibility for </w:delText>
        </w:r>
        <w:r w:rsidR="00152645" w:rsidRPr="007971E2">
          <w:rPr>
            <w:rFonts w:ascii="Times New Roman" w:hAnsi="Times New Roman" w:cs="Times New Roman"/>
            <w:sz w:val="24"/>
            <w:szCs w:val="24"/>
          </w:rPr>
          <w:delText>[</w:delText>
        </w:r>
        <w:r w:rsidRPr="007971E2">
          <w:rPr>
            <w:rFonts w:ascii="Times New Roman" w:hAnsi="Times New Roman" w:cs="Times New Roman"/>
            <w:sz w:val="24"/>
            <w:szCs w:val="24"/>
          </w:rPr>
          <w:delText>Carrier name</w:delText>
        </w:r>
        <w:r w:rsidR="00152645" w:rsidRPr="007971E2">
          <w:rPr>
            <w:rFonts w:ascii="Times New Roman" w:hAnsi="Times New Roman" w:cs="Times New Roman"/>
            <w:sz w:val="24"/>
            <w:szCs w:val="24"/>
          </w:rPr>
          <w:delText>]</w:delText>
        </w:r>
        <w:r w:rsidRPr="007971E2">
          <w:rPr>
            <w:rFonts w:ascii="Times New Roman" w:hAnsi="Times New Roman" w:cs="Times New Roman"/>
            <w:sz w:val="24"/>
            <w:szCs w:val="24"/>
          </w:rPr>
          <w:delText xml:space="preserve"> enrollment or benefits. Data use charges and rates from your cellular carrier may apply.”</w:delText>
        </w:r>
      </w:del>
    </w:p>
    <w:p w14:paraId="417FC089" w14:textId="77777777" w:rsidR="008B48B8" w:rsidRPr="007971E2" w:rsidRDefault="008B48B8" w:rsidP="008B48B8">
      <w:pPr>
        <w:pStyle w:val="ListParagraph"/>
        <w:numPr>
          <w:ilvl w:val="0"/>
          <w:numId w:val="13"/>
        </w:numPr>
        <w:spacing w:line="276" w:lineRule="auto"/>
        <w:rPr>
          <w:del w:id="500" w:author="Robert Vlasnik" w:date="2026-09-28T12:19:00Z" w16du:dateUtc="2026-09-28T17:19:00Z"/>
          <w:rFonts w:ascii="Times New Roman" w:hAnsi="Times New Roman" w:cs="Times New Roman"/>
          <w:sz w:val="24"/>
          <w:szCs w:val="24"/>
        </w:rPr>
      </w:pPr>
      <w:del w:id="501" w:author="Robert Vlasnik" w:date="2026-09-28T12:19:00Z" w16du:dateUtc="2026-09-28T17:19:00Z">
        <w:r w:rsidRPr="007971E2">
          <w:rPr>
            <w:rFonts w:ascii="Times New Roman" w:hAnsi="Times New Roman" w:cs="Times New Roman"/>
            <w:sz w:val="24"/>
            <w:szCs w:val="24"/>
          </w:rPr>
          <w:delText>Go to the ‘Closing the Call’.</w:delText>
        </w:r>
      </w:del>
    </w:p>
    <w:p w14:paraId="5D0A2009" w14:textId="77777777" w:rsidR="008B48B8" w:rsidRPr="007971E2" w:rsidRDefault="008B48B8" w:rsidP="00296C72">
      <w:pPr>
        <w:spacing w:line="276" w:lineRule="auto"/>
        <w:rPr>
          <w:del w:id="502" w:author="Robert Vlasnik" w:date="2026-09-28T12:19:00Z" w16du:dateUtc="2026-09-28T17:19:00Z"/>
          <w:rFonts w:ascii="Times New Roman" w:hAnsi="Times New Roman" w:cs="Times New Roman"/>
          <w:b/>
          <w:sz w:val="24"/>
          <w:szCs w:val="24"/>
        </w:rPr>
      </w:pPr>
      <w:del w:id="503" w:author="Robert Vlasnik" w:date="2026-09-28T12:19:00Z" w16du:dateUtc="2026-09-28T17:19:00Z">
        <w:r w:rsidRPr="007971E2">
          <w:rPr>
            <w:rFonts w:ascii="Times New Roman" w:hAnsi="Times New Roman" w:cs="Times New Roman"/>
            <w:b/>
            <w:sz w:val="24"/>
            <w:szCs w:val="24"/>
          </w:rPr>
          <w:delText xml:space="preserve">Option 2: Send Text Message Link. </w:delText>
        </w:r>
        <w:r w:rsidRPr="0085519B">
          <w:rPr>
            <w:rFonts w:ascii="Times New Roman" w:hAnsi="Times New Roman" w:cs="Times New Roman"/>
            <w:b/>
            <w:color w:val="FF0000"/>
            <w:sz w:val="24"/>
            <w:szCs w:val="24"/>
          </w:rPr>
          <w:delText xml:space="preserve"> </w:delText>
        </w:r>
        <w:r w:rsidR="00296C72" w:rsidRPr="0085519B">
          <w:rPr>
            <w:rFonts w:ascii="Times New Roman" w:hAnsi="Times New Roman" w:cs="Times New Roman"/>
            <w:b/>
            <w:color w:val="FF0000"/>
            <w:sz w:val="24"/>
            <w:szCs w:val="24"/>
          </w:rPr>
          <w:delText>(AGENT NOTE)</w:delText>
        </w:r>
        <w:r w:rsidRPr="0085519B">
          <w:rPr>
            <w:rFonts w:ascii="Times New Roman" w:hAnsi="Times New Roman" w:cs="Times New Roman"/>
            <w:b/>
            <w:color w:val="FF0000"/>
            <w:sz w:val="24"/>
            <w:szCs w:val="24"/>
          </w:rPr>
          <w:delText xml:space="preserve">Agent can send a text message to the beneficiary with a link for them to access and instruct beneficiary to self-enroll online.  If this option is chosen, it must be an approved method by the agency. The agency partners are responsible for creating and submitting their own standardized text message verbiage, </w:delText>
        </w:r>
        <w:r w:rsidRPr="0085519B">
          <w:rPr>
            <w:rFonts w:ascii="Times New Roman" w:hAnsi="Times New Roman" w:cs="Times New Roman"/>
            <w:b/>
            <w:color w:val="FF0000"/>
            <w:sz w:val="24"/>
            <w:szCs w:val="24"/>
          </w:rPr>
          <w:lastRenderedPageBreak/>
          <w:delText xml:space="preserve">which is required to be </w:delText>
        </w:r>
      </w:del>
      <w:ins w:id="504" w:author="Robert Vlasnik" w:date="2026-09-28T12:19:00Z" w16du:dateUtc="2026-09-28T17:19:00Z">
        <w:r w:rsidR="002020C0" w:rsidRPr="002020C0">
          <w:rPr>
            <w:rFonts w:ascii="Times New Roman" w:hAnsi="Times New Roman" w:cs="Times New Roman"/>
            <w:b/>
            <w:bCs/>
            <w:sz w:val="24"/>
            <w:szCs w:val="24"/>
          </w:rPr>
          <w:t xml:space="preserve">has been </w:t>
        </w:r>
      </w:ins>
      <w:r w:rsidR="002020C0" w:rsidRPr="00AA1441">
        <w:rPr>
          <w:rFonts w:ascii="Times New Roman" w:hAnsi="Times New Roman"/>
          <w:b/>
          <w:sz w:val="24"/>
        </w:rPr>
        <w:t xml:space="preserve">submitted to </w:t>
      </w:r>
      <w:del w:id="505" w:author="Robert Vlasnik" w:date="2026-09-28T12:19:00Z" w16du:dateUtc="2026-09-28T17:19:00Z">
        <w:r w:rsidRPr="0085519B">
          <w:rPr>
            <w:rFonts w:ascii="Times New Roman" w:hAnsi="Times New Roman" w:cs="Times New Roman"/>
            <w:b/>
            <w:color w:val="FF0000"/>
            <w:sz w:val="24"/>
            <w:szCs w:val="24"/>
          </w:rPr>
          <w:delText>Humana, reviewed,</w:delText>
        </w:r>
      </w:del>
      <w:ins w:id="506" w:author="Robert Vlasnik" w:date="2026-09-28T12:19:00Z" w16du:dateUtc="2026-09-28T17:19:00Z">
        <w:r w:rsidR="002020C0" w:rsidRPr="002020C0">
          <w:rPr>
            <w:rFonts w:ascii="Times New Roman" w:hAnsi="Times New Roman" w:cs="Times New Roman"/>
            <w:b/>
            <w:bCs/>
            <w:sz w:val="24"/>
            <w:szCs w:val="24"/>
          </w:rPr>
          <w:t>the carrier</w:t>
        </w:r>
      </w:ins>
      <w:r w:rsidR="002020C0" w:rsidRPr="00AA1441">
        <w:rPr>
          <w:rFonts w:ascii="Times New Roman" w:hAnsi="Times New Roman"/>
          <w:b/>
          <w:sz w:val="24"/>
        </w:rPr>
        <w:t xml:space="preserve"> and </w:t>
      </w:r>
      <w:del w:id="507" w:author="Robert Vlasnik" w:date="2026-09-28T12:19:00Z" w16du:dateUtc="2026-09-28T17:19:00Z">
        <w:r w:rsidRPr="0085519B">
          <w:rPr>
            <w:rFonts w:ascii="Times New Roman" w:hAnsi="Times New Roman" w:cs="Times New Roman"/>
            <w:b/>
            <w:color w:val="FF0000"/>
            <w:sz w:val="24"/>
            <w:szCs w:val="24"/>
          </w:rPr>
          <w:delText>approved prior to use.</w:delText>
        </w:r>
        <w:r w:rsidR="00296C72" w:rsidRPr="0085519B">
          <w:rPr>
            <w:rFonts w:ascii="Times New Roman" w:hAnsi="Times New Roman" w:cs="Times New Roman"/>
            <w:b/>
            <w:color w:val="FF0000"/>
            <w:sz w:val="24"/>
            <w:szCs w:val="24"/>
          </w:rPr>
          <w:delText>)</w:delText>
        </w:r>
      </w:del>
    </w:p>
    <w:p w14:paraId="687BD20F" w14:textId="4CD427A4" w:rsidR="008B48B8" w:rsidRPr="007971E2" w:rsidRDefault="008B48B8" w:rsidP="008B48B8">
      <w:pPr>
        <w:pStyle w:val="ListParagraph"/>
        <w:numPr>
          <w:ilvl w:val="0"/>
          <w:numId w:val="13"/>
        </w:numPr>
        <w:spacing w:line="276" w:lineRule="auto"/>
        <w:rPr>
          <w:del w:id="508" w:author="Robert Vlasnik" w:date="2026-09-28T12:19:00Z" w16du:dateUtc="2026-09-28T17:19:00Z"/>
          <w:rFonts w:ascii="Times New Roman" w:hAnsi="Times New Roman" w:cs="Times New Roman"/>
          <w:sz w:val="24"/>
          <w:szCs w:val="24"/>
        </w:rPr>
      </w:pPr>
      <w:del w:id="509" w:author="Robert Vlasnik" w:date="2026-09-28T12:19:00Z" w16du:dateUtc="2026-09-28T17:19:00Z">
        <w:r w:rsidRPr="007971E2">
          <w:rPr>
            <w:rFonts w:ascii="Times New Roman" w:hAnsi="Times New Roman" w:cs="Times New Roman"/>
            <w:sz w:val="24"/>
            <w:szCs w:val="24"/>
          </w:rPr>
          <w:delText>“</w:delText>
        </w:r>
        <w:r w:rsidRPr="007971E2">
          <w:rPr>
            <w:rFonts w:ascii="Times New Roman" w:hAnsi="Times New Roman" w:cs="Times New Roman"/>
            <w:i/>
            <w:iCs/>
            <w:sz w:val="24"/>
            <w:szCs w:val="24"/>
          </w:rPr>
          <w:delText xml:space="preserve">I can text you </w:delText>
        </w:r>
      </w:del>
      <w:r w:rsidR="002020C0" w:rsidRPr="00AA1441">
        <w:rPr>
          <w:rFonts w:ascii="Times New Roman" w:hAnsi="Times New Roman"/>
          <w:b/>
          <w:sz w:val="24"/>
        </w:rPr>
        <w:t xml:space="preserve">a </w:t>
      </w:r>
      <w:del w:id="510" w:author="Robert Vlasnik" w:date="2026-09-28T12:19:00Z" w16du:dateUtc="2026-09-28T17:19:00Z">
        <w:r w:rsidRPr="007971E2">
          <w:rPr>
            <w:rFonts w:ascii="Times New Roman" w:hAnsi="Times New Roman" w:cs="Times New Roman"/>
            <w:i/>
            <w:iCs/>
            <w:sz w:val="24"/>
            <w:szCs w:val="24"/>
          </w:rPr>
          <w:delText xml:space="preserve">link for you to access the plan information, and you can then complete the enrollment for yourself.  I can help you walk through that process, if you would </w:delText>
        </w:r>
        <w:r w:rsidR="00D017D1" w:rsidRPr="007971E2">
          <w:rPr>
            <w:rFonts w:ascii="Times New Roman" w:hAnsi="Times New Roman" w:cs="Times New Roman"/>
            <w:i/>
            <w:iCs/>
            <w:sz w:val="24"/>
            <w:szCs w:val="24"/>
          </w:rPr>
          <w:delText>like.</w:delText>
        </w:r>
        <w:r w:rsidRPr="007971E2">
          <w:rPr>
            <w:rFonts w:ascii="Times New Roman" w:hAnsi="Times New Roman" w:cs="Times New Roman"/>
            <w:i/>
            <w:iCs/>
            <w:sz w:val="24"/>
            <w:szCs w:val="24"/>
          </w:rPr>
          <w:delText xml:space="preserve">  Is the phone</w:delText>
        </w:r>
      </w:del>
      <w:ins w:id="511" w:author="Robert Vlasnik" w:date="2026-09-28T12:19:00Z" w16du:dateUtc="2026-09-28T17:19:00Z">
        <w:r w:rsidR="002020C0" w:rsidRPr="002020C0">
          <w:rPr>
            <w:rFonts w:ascii="Times New Roman" w:hAnsi="Times New Roman" w:cs="Times New Roman"/>
            <w:b/>
            <w:bCs/>
            <w:sz w:val="24"/>
            <w:szCs w:val="24"/>
          </w:rPr>
          <w:t>confirmation</w:t>
        </w:r>
      </w:ins>
      <w:r w:rsidR="002020C0" w:rsidRPr="00AA1441">
        <w:rPr>
          <w:rFonts w:ascii="Times New Roman" w:hAnsi="Times New Roman"/>
          <w:b/>
          <w:sz w:val="24"/>
        </w:rPr>
        <w:t xml:space="preserve"> number </w:t>
      </w:r>
      <w:del w:id="512" w:author="Robert Vlasnik" w:date="2026-09-28T12:19:00Z" w16du:dateUtc="2026-09-28T17:19:00Z">
        <w:r w:rsidRPr="007971E2">
          <w:rPr>
            <w:rFonts w:ascii="Times New Roman" w:hAnsi="Times New Roman" w:cs="Times New Roman"/>
            <w:i/>
            <w:iCs/>
            <w:sz w:val="24"/>
            <w:szCs w:val="24"/>
          </w:rPr>
          <w:delText xml:space="preserve">you provided previously </w:delText>
        </w:r>
        <w:r w:rsidR="00152645" w:rsidRPr="007971E2">
          <w:rPr>
            <w:rFonts w:ascii="Times New Roman" w:hAnsi="Times New Roman" w:cs="Times New Roman"/>
            <w:i/>
            <w:iCs/>
            <w:sz w:val="24"/>
            <w:szCs w:val="24"/>
          </w:rPr>
          <w:delText>[</w:delText>
        </w:r>
        <w:r w:rsidRPr="007971E2">
          <w:rPr>
            <w:rFonts w:ascii="Times New Roman" w:hAnsi="Times New Roman" w:cs="Times New Roman"/>
            <w:i/>
            <w:iCs/>
            <w:sz w:val="24"/>
            <w:szCs w:val="24"/>
          </w:rPr>
          <w:delText>insert phone number</w:delText>
        </w:r>
        <w:r w:rsidR="00152645" w:rsidRPr="007971E2">
          <w:rPr>
            <w:rFonts w:ascii="Times New Roman" w:hAnsi="Times New Roman" w:cs="Times New Roman"/>
            <w:i/>
            <w:iCs/>
            <w:sz w:val="24"/>
            <w:szCs w:val="24"/>
          </w:rPr>
          <w:delText>]</w:delText>
        </w:r>
        <w:r w:rsidRPr="007971E2">
          <w:rPr>
            <w:rFonts w:ascii="Times New Roman" w:hAnsi="Times New Roman" w:cs="Times New Roman"/>
            <w:i/>
            <w:iCs/>
            <w:sz w:val="24"/>
            <w:szCs w:val="24"/>
          </w:rPr>
          <w:delText xml:space="preserve"> the number I should use to send you a link to the plan’s benefits</w:delText>
        </w:r>
        <w:r w:rsidRPr="007971E2">
          <w:rPr>
            <w:rFonts w:ascii="Times New Roman" w:hAnsi="Times New Roman" w:cs="Times New Roman"/>
            <w:sz w:val="24"/>
            <w:szCs w:val="24"/>
          </w:rPr>
          <w:delText>?”</w:delText>
        </w:r>
      </w:del>
    </w:p>
    <w:p w14:paraId="71366CA7" w14:textId="77777777" w:rsidR="008B48B8" w:rsidRPr="007971E2" w:rsidRDefault="008B48B8" w:rsidP="008B48B8">
      <w:pPr>
        <w:pStyle w:val="ListParagraph"/>
        <w:numPr>
          <w:ilvl w:val="0"/>
          <w:numId w:val="13"/>
        </w:numPr>
        <w:spacing w:line="276" w:lineRule="auto"/>
        <w:rPr>
          <w:del w:id="513" w:author="Robert Vlasnik" w:date="2026-09-28T12:19:00Z" w16du:dateUtc="2026-09-28T17:19:00Z"/>
          <w:rFonts w:ascii="Times New Roman" w:hAnsi="Times New Roman" w:cs="Times New Roman"/>
          <w:sz w:val="24"/>
          <w:szCs w:val="24"/>
        </w:rPr>
      </w:pPr>
      <w:del w:id="514" w:author="Robert Vlasnik" w:date="2026-09-28T12:19:00Z" w16du:dateUtc="2026-09-28T17:19:00Z">
        <w:r w:rsidRPr="007971E2">
          <w:rPr>
            <w:rFonts w:ascii="Times New Roman" w:hAnsi="Times New Roman" w:cs="Times New Roman"/>
            <w:sz w:val="24"/>
            <w:szCs w:val="24"/>
          </w:rPr>
          <w:delText>If no: “</w:delText>
        </w:r>
        <w:r w:rsidRPr="007971E2">
          <w:rPr>
            <w:rFonts w:ascii="Times New Roman" w:hAnsi="Times New Roman" w:cs="Times New Roman"/>
            <w:i/>
            <w:iCs/>
            <w:sz w:val="24"/>
            <w:szCs w:val="24"/>
          </w:rPr>
          <w:delText>What is your mobile phone number? ____________</w:delText>
        </w:r>
        <w:r w:rsidRPr="007971E2">
          <w:rPr>
            <w:rFonts w:ascii="Times New Roman" w:hAnsi="Times New Roman" w:cs="Times New Roman"/>
            <w:sz w:val="24"/>
            <w:szCs w:val="24"/>
          </w:rPr>
          <w:delText>”</w:delText>
        </w:r>
      </w:del>
    </w:p>
    <w:p w14:paraId="4FF32F63" w14:textId="77777777" w:rsidR="008B48B8" w:rsidRPr="007971E2" w:rsidRDefault="008B48B8" w:rsidP="008B48B8">
      <w:pPr>
        <w:pStyle w:val="ListParagraph"/>
        <w:numPr>
          <w:ilvl w:val="0"/>
          <w:numId w:val="13"/>
        </w:numPr>
        <w:spacing w:line="276" w:lineRule="auto"/>
        <w:rPr>
          <w:del w:id="515" w:author="Robert Vlasnik" w:date="2026-09-28T12:19:00Z" w16du:dateUtc="2026-09-28T17:19:00Z"/>
          <w:rFonts w:ascii="Times New Roman" w:hAnsi="Times New Roman" w:cs="Times New Roman"/>
          <w:sz w:val="24"/>
          <w:szCs w:val="24"/>
        </w:rPr>
      </w:pPr>
      <w:del w:id="516" w:author="Robert Vlasnik" w:date="2026-09-28T12:19:00Z" w16du:dateUtc="2026-09-28T17:19:00Z">
        <w:r w:rsidRPr="007971E2">
          <w:rPr>
            <w:rFonts w:ascii="Times New Roman" w:hAnsi="Times New Roman" w:cs="Times New Roman"/>
            <w:sz w:val="24"/>
            <w:szCs w:val="24"/>
          </w:rPr>
          <w:delText>“</w:delText>
        </w:r>
        <w:r w:rsidRPr="007971E2">
          <w:rPr>
            <w:rFonts w:ascii="Times New Roman" w:hAnsi="Times New Roman" w:cs="Times New Roman"/>
            <w:i/>
            <w:iCs/>
            <w:sz w:val="24"/>
            <w:szCs w:val="24"/>
          </w:rPr>
          <w:delText>Is it ok if I send you a text message? Standard text messaging and data rates may apply</w:delText>
        </w:r>
        <w:r w:rsidRPr="007971E2">
          <w:rPr>
            <w:rFonts w:ascii="Times New Roman" w:hAnsi="Times New Roman" w:cs="Times New Roman"/>
            <w:sz w:val="24"/>
            <w:szCs w:val="24"/>
          </w:rPr>
          <w:delText xml:space="preserve">.” One time consent only.   </w:delText>
        </w:r>
      </w:del>
    </w:p>
    <w:p w14:paraId="3F6DD862" w14:textId="77777777" w:rsidR="00296C72" w:rsidRPr="007971E2" w:rsidRDefault="008B48B8" w:rsidP="00296C72">
      <w:pPr>
        <w:spacing w:line="276" w:lineRule="auto"/>
        <w:rPr>
          <w:del w:id="517" w:author="Robert Vlasnik" w:date="2026-09-28T12:19:00Z" w16du:dateUtc="2026-09-28T17:19:00Z"/>
          <w:rFonts w:ascii="Times New Roman" w:hAnsi="Times New Roman" w:cs="Times New Roman"/>
          <w:b/>
          <w:sz w:val="24"/>
          <w:szCs w:val="24"/>
        </w:rPr>
      </w:pPr>
      <w:del w:id="518" w:author="Robert Vlasnik" w:date="2026-09-28T12:19:00Z" w16du:dateUtc="2026-09-28T17:19:00Z">
        <w:r w:rsidRPr="007971E2">
          <w:rPr>
            <w:rFonts w:ascii="Times New Roman" w:hAnsi="Times New Roman" w:cs="Times New Roman"/>
            <w:b/>
            <w:sz w:val="24"/>
            <w:szCs w:val="24"/>
          </w:rPr>
          <w:delText>Opti</w:delText>
        </w:r>
        <w:r w:rsidR="00296C72" w:rsidRPr="007971E2">
          <w:rPr>
            <w:rFonts w:ascii="Times New Roman" w:hAnsi="Times New Roman" w:cs="Times New Roman"/>
            <w:b/>
            <w:sz w:val="24"/>
            <w:szCs w:val="24"/>
          </w:rPr>
          <w:delText>on 4: Send Email message link.</w:delText>
        </w:r>
      </w:del>
    </w:p>
    <w:p w14:paraId="74130542" w14:textId="77777777" w:rsidR="008B48B8" w:rsidRPr="0085519B" w:rsidRDefault="00296C72" w:rsidP="00296C72">
      <w:pPr>
        <w:spacing w:line="276" w:lineRule="auto"/>
        <w:rPr>
          <w:del w:id="519" w:author="Robert Vlasnik" w:date="2026-09-28T12:19:00Z" w16du:dateUtc="2026-09-28T17:19:00Z"/>
          <w:rFonts w:ascii="Times New Roman" w:hAnsi="Times New Roman" w:cs="Times New Roman"/>
          <w:b/>
          <w:color w:val="FF0000"/>
          <w:sz w:val="24"/>
          <w:szCs w:val="24"/>
        </w:rPr>
      </w:pPr>
      <w:del w:id="520" w:author="Robert Vlasnik" w:date="2026-09-28T12:19:00Z" w16du:dateUtc="2026-09-28T17:19:00Z">
        <w:r w:rsidRPr="0085519B">
          <w:rPr>
            <w:rFonts w:ascii="Times New Roman" w:hAnsi="Times New Roman" w:cs="Times New Roman"/>
            <w:b/>
            <w:color w:val="FF0000"/>
            <w:sz w:val="24"/>
            <w:szCs w:val="24"/>
          </w:rPr>
          <w:delText xml:space="preserve">(Agent Note: </w:delText>
        </w:r>
        <w:r w:rsidR="008B48B8" w:rsidRPr="0085519B">
          <w:rPr>
            <w:rFonts w:ascii="Times New Roman" w:hAnsi="Times New Roman" w:cs="Times New Roman"/>
            <w:b/>
            <w:color w:val="FF0000"/>
            <w:sz w:val="24"/>
            <w:szCs w:val="24"/>
          </w:rPr>
          <w:delText>Agent can email the beneficiary a link for them to access and instruct beneficiary to self-enroll online.  If this option is chosen, it must be an approved method by the agency. The agency partners are responsible for creating and submitting their own standardized email message verbiage, which is required to be submitted to Humana, reviewed and approved by Humana prior to use.</w:delText>
        </w:r>
        <w:r w:rsidRPr="0085519B">
          <w:rPr>
            <w:rFonts w:ascii="Times New Roman" w:hAnsi="Times New Roman" w:cs="Times New Roman"/>
            <w:b/>
            <w:color w:val="FF0000"/>
            <w:sz w:val="24"/>
            <w:szCs w:val="24"/>
          </w:rPr>
          <w:delText>)</w:delText>
        </w:r>
      </w:del>
    </w:p>
    <w:p w14:paraId="18BDB721" w14:textId="77777777" w:rsidR="008B48B8" w:rsidRPr="007971E2" w:rsidRDefault="008B48B8" w:rsidP="008B48B8">
      <w:pPr>
        <w:pStyle w:val="ListParagraph"/>
        <w:numPr>
          <w:ilvl w:val="0"/>
          <w:numId w:val="13"/>
        </w:numPr>
        <w:spacing w:line="276" w:lineRule="auto"/>
        <w:rPr>
          <w:del w:id="521" w:author="Robert Vlasnik" w:date="2026-09-28T12:19:00Z" w16du:dateUtc="2026-09-28T17:19:00Z"/>
          <w:rFonts w:ascii="Times New Roman" w:hAnsi="Times New Roman" w:cs="Times New Roman"/>
          <w:sz w:val="24"/>
          <w:szCs w:val="24"/>
        </w:rPr>
      </w:pPr>
      <w:del w:id="522" w:author="Robert Vlasnik" w:date="2026-09-28T12:19:00Z" w16du:dateUtc="2026-09-28T17:19:00Z">
        <w:r w:rsidRPr="007971E2">
          <w:rPr>
            <w:rFonts w:ascii="Times New Roman" w:hAnsi="Times New Roman" w:cs="Times New Roman"/>
            <w:sz w:val="24"/>
            <w:szCs w:val="24"/>
          </w:rPr>
          <w:delText>“</w:delText>
        </w:r>
        <w:r w:rsidRPr="007971E2">
          <w:rPr>
            <w:rFonts w:ascii="Times New Roman" w:hAnsi="Times New Roman" w:cs="Times New Roman"/>
            <w:i/>
            <w:iCs/>
            <w:sz w:val="24"/>
            <w:szCs w:val="24"/>
          </w:rPr>
          <w:delText>I can email you a link for you to access and you can self-enroll on our website</w:delText>
        </w:r>
        <w:r w:rsidRPr="007971E2">
          <w:rPr>
            <w:rFonts w:ascii="Times New Roman" w:hAnsi="Times New Roman" w:cs="Times New Roman"/>
            <w:sz w:val="24"/>
            <w:szCs w:val="24"/>
          </w:rPr>
          <w:delText>.”</w:delText>
        </w:r>
      </w:del>
    </w:p>
    <w:p w14:paraId="41273418" w14:textId="77777777" w:rsidR="008B48B8" w:rsidRPr="007971E2" w:rsidRDefault="008B48B8" w:rsidP="008B48B8">
      <w:pPr>
        <w:pStyle w:val="ListParagraph"/>
        <w:numPr>
          <w:ilvl w:val="0"/>
          <w:numId w:val="13"/>
        </w:numPr>
        <w:spacing w:line="276" w:lineRule="auto"/>
        <w:rPr>
          <w:del w:id="523" w:author="Robert Vlasnik" w:date="2026-09-28T12:19:00Z" w16du:dateUtc="2026-09-28T17:19:00Z"/>
          <w:rFonts w:ascii="Times New Roman" w:hAnsi="Times New Roman" w:cs="Times New Roman"/>
          <w:sz w:val="24"/>
          <w:szCs w:val="24"/>
        </w:rPr>
      </w:pPr>
      <w:del w:id="524" w:author="Robert Vlasnik" w:date="2026-09-28T12:19:00Z" w16du:dateUtc="2026-09-28T17:19:00Z">
        <w:r w:rsidRPr="007971E2">
          <w:rPr>
            <w:rFonts w:ascii="Times New Roman" w:hAnsi="Times New Roman" w:cs="Times New Roman"/>
            <w:sz w:val="24"/>
            <w:szCs w:val="24"/>
          </w:rPr>
          <w:delText xml:space="preserve">Agent to gather email and send link to beneficiary.  </w:delText>
        </w:r>
      </w:del>
    </w:p>
    <w:p w14:paraId="18066506" w14:textId="501AFF4C" w:rsidR="001875C0" w:rsidRPr="007971E2" w:rsidRDefault="008B48B8" w:rsidP="009D3021">
      <w:pPr>
        <w:pStyle w:val="ListParagraph"/>
        <w:numPr>
          <w:ilvl w:val="0"/>
          <w:numId w:val="13"/>
        </w:numPr>
        <w:spacing w:line="276" w:lineRule="auto"/>
        <w:rPr>
          <w:del w:id="525" w:author="Robert Vlasnik" w:date="2026-09-28T12:19:00Z" w16du:dateUtc="2026-09-28T17:19:00Z"/>
          <w:rFonts w:ascii="Times New Roman" w:hAnsi="Times New Roman" w:cs="Times New Roman"/>
          <w:sz w:val="24"/>
          <w:szCs w:val="24"/>
        </w:rPr>
      </w:pPr>
      <w:del w:id="526" w:author="Robert Vlasnik" w:date="2026-09-28T12:19:00Z" w16du:dateUtc="2026-09-28T17:19:00Z">
        <w:r w:rsidRPr="007971E2">
          <w:rPr>
            <w:rFonts w:ascii="Times New Roman" w:hAnsi="Times New Roman" w:cs="Times New Roman"/>
            <w:sz w:val="24"/>
            <w:szCs w:val="24"/>
          </w:rPr>
          <w:delText>(If beneficiary does not want to enroll today- agent should ask to setup a future appointment) “</w:delText>
        </w:r>
        <w:r w:rsidRPr="007971E2">
          <w:rPr>
            <w:rFonts w:ascii="Times New Roman" w:hAnsi="Times New Roman" w:cs="Times New Roman"/>
            <w:i/>
            <w:iCs/>
            <w:sz w:val="24"/>
            <w:szCs w:val="24"/>
          </w:rPr>
          <w:delText xml:space="preserve">Mr./Ms. </w:delText>
        </w:r>
        <w:r w:rsidR="00152645" w:rsidRPr="007971E2">
          <w:rPr>
            <w:rFonts w:ascii="Times New Roman" w:hAnsi="Times New Roman" w:cs="Times New Roman"/>
            <w:i/>
            <w:iCs/>
            <w:sz w:val="24"/>
            <w:szCs w:val="24"/>
          </w:rPr>
          <w:delText>[</w:delText>
        </w:r>
        <w:r w:rsidRPr="007971E2">
          <w:rPr>
            <w:rFonts w:ascii="Times New Roman" w:hAnsi="Times New Roman" w:cs="Times New Roman"/>
            <w:i/>
            <w:iCs/>
            <w:sz w:val="24"/>
            <w:szCs w:val="24"/>
          </w:rPr>
          <w:delText>beneficiary name</w:delText>
        </w:r>
        <w:r w:rsidR="00152645" w:rsidRPr="007971E2">
          <w:rPr>
            <w:rFonts w:ascii="Times New Roman" w:hAnsi="Times New Roman" w:cs="Times New Roman"/>
            <w:i/>
            <w:iCs/>
            <w:sz w:val="24"/>
            <w:szCs w:val="24"/>
          </w:rPr>
          <w:delText>]</w:delText>
        </w:r>
        <w:r w:rsidRPr="007971E2">
          <w:rPr>
            <w:rFonts w:ascii="Times New Roman" w:hAnsi="Times New Roman" w:cs="Times New Roman"/>
            <w:i/>
            <w:iCs/>
            <w:sz w:val="24"/>
            <w:szCs w:val="24"/>
          </w:rPr>
          <w:delText xml:space="preserve">, If you would like, we can schedule an appointment for you </w:delText>
        </w:r>
        <w:r w:rsidR="00152645" w:rsidRPr="007971E2">
          <w:rPr>
            <w:rFonts w:ascii="Times New Roman" w:hAnsi="Times New Roman" w:cs="Times New Roman"/>
            <w:i/>
            <w:iCs/>
            <w:sz w:val="24"/>
            <w:szCs w:val="24"/>
          </w:rPr>
          <w:delText>[</w:delText>
        </w:r>
        <w:r w:rsidRPr="007971E2">
          <w:rPr>
            <w:rFonts w:ascii="Times New Roman" w:hAnsi="Times New Roman" w:cs="Times New Roman"/>
            <w:i/>
            <w:iCs/>
            <w:sz w:val="24"/>
            <w:szCs w:val="24"/>
          </w:rPr>
          <w:delText>with a local licensed sales agent who/so we</w:delText>
        </w:r>
        <w:r w:rsidR="00152645" w:rsidRPr="007971E2">
          <w:rPr>
            <w:rFonts w:ascii="Times New Roman" w:hAnsi="Times New Roman" w:cs="Times New Roman"/>
            <w:i/>
            <w:iCs/>
            <w:sz w:val="24"/>
            <w:szCs w:val="24"/>
          </w:rPr>
          <w:delText>]</w:delText>
        </w:r>
        <w:r w:rsidRPr="007971E2">
          <w:rPr>
            <w:rFonts w:ascii="Times New Roman" w:hAnsi="Times New Roman" w:cs="Times New Roman"/>
            <w:i/>
            <w:iCs/>
            <w:sz w:val="24"/>
            <w:szCs w:val="24"/>
          </w:rPr>
          <w:delText xml:space="preserve"> can review plan options [in person, virtual (i.e. WebEx, zoom), phone call]. What date and time would be convenient for you</w:delText>
        </w:r>
        <w:r w:rsidRPr="007971E2">
          <w:rPr>
            <w:rFonts w:ascii="Times New Roman" w:hAnsi="Times New Roman" w:cs="Times New Roman"/>
            <w:sz w:val="24"/>
            <w:szCs w:val="24"/>
          </w:rPr>
          <w:delText>?”</w:delText>
        </w:r>
      </w:del>
    </w:p>
    <w:p w14:paraId="485E44A9" w14:textId="77777777" w:rsidR="00296C72" w:rsidRPr="007971E2" w:rsidRDefault="00296C72" w:rsidP="00296C72">
      <w:pPr>
        <w:spacing w:line="276" w:lineRule="auto"/>
        <w:rPr>
          <w:del w:id="527" w:author="Robert Vlasnik" w:date="2026-09-28T12:19:00Z" w16du:dateUtc="2026-09-28T17:19:00Z"/>
          <w:rFonts w:ascii="Times New Roman" w:hAnsi="Times New Roman" w:cs="Times New Roman"/>
          <w:sz w:val="24"/>
          <w:szCs w:val="24"/>
        </w:rPr>
      </w:pPr>
    </w:p>
    <w:p w14:paraId="637CEB0C" w14:textId="32E0107C" w:rsidR="00296C72" w:rsidRDefault="00296C72" w:rsidP="008C53AA">
      <w:pPr>
        <w:pStyle w:val="Title"/>
        <w:rPr>
          <w:del w:id="528" w:author="Robert Vlasnik" w:date="2026-09-28T12:19:00Z" w16du:dateUtc="2026-09-28T17:19:00Z"/>
          <w:rFonts w:ascii="Times New Roman" w:hAnsi="Times New Roman" w:cs="Times New Roman"/>
          <w:color w:val="1F4E79" w:themeColor="accent1" w:themeShade="80"/>
          <w:sz w:val="24"/>
          <w:szCs w:val="24"/>
        </w:rPr>
      </w:pPr>
      <w:del w:id="529" w:author="Robert Vlasnik" w:date="2026-09-28T12:19:00Z" w16du:dateUtc="2026-09-28T17:19:00Z">
        <w:r w:rsidRPr="007971E2">
          <w:rPr>
            <w:rFonts w:ascii="Times New Roman" w:hAnsi="Times New Roman" w:cs="Times New Roman"/>
            <w:color w:val="1F4E79" w:themeColor="accent1" w:themeShade="80"/>
            <w:sz w:val="24"/>
            <w:szCs w:val="24"/>
          </w:rPr>
          <w:delText xml:space="preserve">Section 8: Telephonic Enrollment. </w:delText>
        </w:r>
      </w:del>
    </w:p>
    <w:p w14:paraId="0FACEDAE" w14:textId="77777777" w:rsidR="00082D54" w:rsidRPr="0085519B" w:rsidRDefault="00082D54" w:rsidP="00082D54">
      <w:pPr>
        <w:rPr>
          <w:del w:id="530" w:author="Robert Vlasnik" w:date="2026-09-28T12:19:00Z" w16du:dateUtc="2026-09-28T17:19:00Z"/>
          <w:rFonts w:ascii="Times New Roman" w:hAnsi="Times New Roman" w:cs="Times New Roman"/>
          <w:color w:val="FF0000"/>
          <w:sz w:val="24"/>
          <w:szCs w:val="24"/>
        </w:rPr>
      </w:pPr>
      <w:del w:id="531" w:author="Robert Vlasnik" w:date="2026-09-28T12:19:00Z" w16du:dateUtc="2026-09-28T17:19:00Z">
        <w:r w:rsidRPr="0085519B">
          <w:rPr>
            <w:b/>
            <w:color w:val="FF0000"/>
          </w:rPr>
          <w:delText>(Agent/Agency Note: Enrollment procedures will take place in your approved enrollment platform. Section 8 reviews the telephonic enrollment process however, follow all enrollment processes as outlined in enrollment platform</w:delText>
        </w:r>
        <w:r w:rsidRPr="0085519B">
          <w:rPr>
            <w:color w:val="FF0000"/>
          </w:rPr>
          <w:delText xml:space="preserve">. </w:delText>
        </w:r>
        <w:r w:rsidRPr="0085519B">
          <w:rPr>
            <w:rFonts w:cstheme="minorHAnsi"/>
            <w:b/>
            <w:color w:val="FF0000"/>
            <w:sz w:val="24"/>
            <w:szCs w:val="24"/>
          </w:rPr>
          <w:delText>SMS downlines use either Sunfire, Connecture or LA Pro</w:delText>
        </w:r>
        <w:r w:rsidRPr="0085519B">
          <w:rPr>
            <w:rFonts w:ascii="Times New Roman" w:hAnsi="Times New Roman" w:cs="Times New Roman"/>
            <w:b/>
            <w:color w:val="FF0000"/>
            <w:sz w:val="24"/>
            <w:szCs w:val="24"/>
          </w:rPr>
          <w:delText>.</w:delText>
        </w:r>
        <w:r w:rsidRPr="0085519B">
          <w:rPr>
            <w:rFonts w:ascii="Times New Roman" w:hAnsi="Times New Roman" w:cs="Times New Roman"/>
            <w:color w:val="FF0000"/>
            <w:sz w:val="24"/>
            <w:szCs w:val="24"/>
          </w:rPr>
          <w:delText>)</w:delText>
        </w:r>
      </w:del>
    </w:p>
    <w:p w14:paraId="58E54301" w14:textId="77777777" w:rsidR="00082D54" w:rsidRPr="007971E2" w:rsidRDefault="00082D54" w:rsidP="007971E2">
      <w:pPr>
        <w:rPr>
          <w:del w:id="532" w:author="Robert Vlasnik" w:date="2026-09-28T12:19:00Z" w16du:dateUtc="2026-09-28T17:19:00Z"/>
        </w:rPr>
      </w:pPr>
    </w:p>
    <w:p w14:paraId="4A521B87" w14:textId="77777777" w:rsidR="00296C72" w:rsidRPr="007971E2" w:rsidRDefault="00296C72" w:rsidP="00296C72">
      <w:pPr>
        <w:rPr>
          <w:del w:id="533" w:author="Robert Vlasnik" w:date="2026-09-28T12:19:00Z" w16du:dateUtc="2026-09-28T17:19:00Z"/>
          <w:rFonts w:ascii="Times New Roman" w:hAnsi="Times New Roman" w:cs="Times New Roman"/>
          <w:sz w:val="24"/>
          <w:szCs w:val="24"/>
        </w:rPr>
      </w:pPr>
    </w:p>
    <w:p w14:paraId="4AF6E0A9" w14:textId="77777777" w:rsidR="00296C72" w:rsidRPr="007971E2" w:rsidRDefault="00296C72" w:rsidP="008C53AA">
      <w:pPr>
        <w:pStyle w:val="Heading1"/>
        <w:rPr>
          <w:del w:id="534" w:author="Robert Vlasnik" w:date="2026-09-28T12:19:00Z" w16du:dateUtc="2026-09-28T17:19:00Z"/>
          <w:rFonts w:ascii="Times New Roman" w:hAnsi="Times New Roman" w:cs="Times New Roman"/>
          <w:sz w:val="24"/>
          <w:szCs w:val="24"/>
        </w:rPr>
      </w:pPr>
      <w:del w:id="535" w:author="Robert Vlasnik" w:date="2026-09-28T12:19:00Z" w16du:dateUtc="2026-09-28T17:19:00Z">
        <w:r w:rsidRPr="007971E2">
          <w:rPr>
            <w:rFonts w:ascii="Times New Roman" w:hAnsi="Times New Roman" w:cs="Times New Roman"/>
            <w:sz w:val="24"/>
            <w:szCs w:val="24"/>
          </w:rPr>
          <w:delText>8.1</w:delText>
        </w:r>
        <w:r w:rsidR="008C53AA" w:rsidRPr="007971E2">
          <w:rPr>
            <w:rFonts w:ascii="Times New Roman" w:hAnsi="Times New Roman" w:cs="Times New Roman"/>
            <w:sz w:val="24"/>
            <w:szCs w:val="24"/>
          </w:rPr>
          <w:delText xml:space="preserve"> Telephonic Enrollment: Recap plan and confirm </w:delText>
        </w:r>
        <w:r w:rsidRPr="007971E2">
          <w:rPr>
            <w:rFonts w:ascii="Times New Roman" w:hAnsi="Times New Roman" w:cs="Times New Roman"/>
            <w:sz w:val="24"/>
            <w:szCs w:val="24"/>
          </w:rPr>
          <w:delText xml:space="preserve">desire to proceed </w:delText>
        </w:r>
      </w:del>
    </w:p>
    <w:p w14:paraId="7C158C55" w14:textId="6250934C" w:rsidR="00296C72" w:rsidRPr="007971E2" w:rsidRDefault="00296C72" w:rsidP="00296C72">
      <w:pPr>
        <w:pStyle w:val="ListParagraph"/>
        <w:numPr>
          <w:ilvl w:val="0"/>
          <w:numId w:val="46"/>
        </w:numPr>
        <w:rPr>
          <w:del w:id="536" w:author="Robert Vlasnik" w:date="2026-09-28T12:19:00Z" w16du:dateUtc="2026-09-28T17:19:00Z"/>
          <w:rFonts w:ascii="Times New Roman" w:hAnsi="Times New Roman" w:cs="Times New Roman"/>
          <w:sz w:val="24"/>
          <w:szCs w:val="24"/>
        </w:rPr>
      </w:pPr>
      <w:del w:id="537" w:author="Robert Vlasnik" w:date="2026-09-28T12:19:00Z" w16du:dateUtc="2026-09-28T17:19:00Z">
        <w:r w:rsidRPr="007971E2">
          <w:rPr>
            <w:rFonts w:ascii="Times New Roman" w:hAnsi="Times New Roman" w:cs="Times New Roman"/>
            <w:i/>
            <w:sz w:val="24"/>
            <w:szCs w:val="24"/>
          </w:rPr>
          <w:delText xml:space="preserve">“Based on what we have discussed, it sounds like you are interested in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plan name, type and contract number with PBP</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Is that correct?”</w:delText>
        </w:r>
      </w:del>
    </w:p>
    <w:p w14:paraId="61B58A05" w14:textId="77777777" w:rsidR="00296C72" w:rsidRPr="007971E2" w:rsidRDefault="008C53AA" w:rsidP="00296C72">
      <w:pPr>
        <w:pStyle w:val="ListParagraph"/>
        <w:numPr>
          <w:ilvl w:val="1"/>
          <w:numId w:val="46"/>
        </w:numPr>
        <w:rPr>
          <w:del w:id="538" w:author="Robert Vlasnik" w:date="2026-09-28T12:19:00Z" w16du:dateUtc="2026-09-28T17:19:00Z"/>
          <w:rFonts w:ascii="Times New Roman" w:hAnsi="Times New Roman" w:cs="Times New Roman"/>
          <w:sz w:val="24"/>
          <w:szCs w:val="24"/>
        </w:rPr>
      </w:pPr>
      <w:del w:id="539" w:author="Robert Vlasnik" w:date="2026-09-28T12:19:00Z" w16du:dateUtc="2026-09-28T17:19:00Z">
        <w:r w:rsidRPr="007971E2">
          <w:rPr>
            <w:rFonts w:ascii="Times New Roman" w:hAnsi="Times New Roman" w:cs="Times New Roman"/>
            <w:sz w:val="24"/>
            <w:szCs w:val="24"/>
          </w:rPr>
          <w:delText>If yes: “</w:delText>
        </w:r>
        <w:r w:rsidRPr="007971E2">
          <w:rPr>
            <w:rFonts w:ascii="Times New Roman" w:hAnsi="Times New Roman" w:cs="Times New Roman"/>
            <w:i/>
            <w:sz w:val="24"/>
            <w:szCs w:val="24"/>
          </w:rPr>
          <w:delText>Great! Let me tell you what we need to do next”</w:delText>
        </w:r>
        <w:r w:rsidR="00296C72" w:rsidRPr="007971E2">
          <w:rPr>
            <w:rFonts w:ascii="Times New Roman" w:hAnsi="Times New Roman" w:cs="Times New Roman"/>
            <w:sz w:val="24"/>
            <w:szCs w:val="24"/>
          </w:rPr>
          <w:delText xml:space="preserve"> </w:delText>
        </w:r>
        <w:r w:rsidR="00296C72" w:rsidRPr="007971E2">
          <w:rPr>
            <w:rFonts w:ascii="Times New Roman" w:hAnsi="Times New Roman" w:cs="Times New Roman"/>
            <w:b/>
            <w:sz w:val="24"/>
            <w:szCs w:val="24"/>
          </w:rPr>
          <w:delText>continue to 8.2.</w:delText>
        </w:r>
      </w:del>
    </w:p>
    <w:p w14:paraId="0C7CC673" w14:textId="77777777" w:rsidR="00296C72" w:rsidRPr="007971E2" w:rsidRDefault="00296C72" w:rsidP="00296C72">
      <w:pPr>
        <w:pStyle w:val="ListParagraph"/>
        <w:numPr>
          <w:ilvl w:val="1"/>
          <w:numId w:val="46"/>
        </w:numPr>
        <w:rPr>
          <w:del w:id="540" w:author="Robert Vlasnik" w:date="2026-09-28T12:19:00Z" w16du:dateUtc="2026-09-28T17:19:00Z"/>
          <w:rFonts w:ascii="Times New Roman" w:hAnsi="Times New Roman" w:cs="Times New Roman"/>
          <w:sz w:val="24"/>
          <w:szCs w:val="24"/>
        </w:rPr>
      </w:pPr>
      <w:del w:id="541" w:author="Robert Vlasnik" w:date="2026-09-28T12:19:00Z" w16du:dateUtc="2026-09-28T17:19:00Z">
        <w:r w:rsidRPr="007971E2">
          <w:rPr>
            <w:rFonts w:ascii="Times New Roman" w:hAnsi="Times New Roman" w:cs="Times New Roman"/>
            <w:sz w:val="24"/>
            <w:szCs w:val="24"/>
          </w:rPr>
          <w:delText>If no, answer any questions, review other plans and/or reiterate other available options such as appointment and seminar (if available).</w:delText>
        </w:r>
      </w:del>
    </w:p>
    <w:p w14:paraId="29D5DB15" w14:textId="77777777" w:rsidR="00296C72" w:rsidRPr="007971E2" w:rsidRDefault="008C53AA" w:rsidP="008C53AA">
      <w:pPr>
        <w:pStyle w:val="ListParagraph"/>
        <w:numPr>
          <w:ilvl w:val="2"/>
          <w:numId w:val="46"/>
        </w:numPr>
        <w:rPr>
          <w:del w:id="542" w:author="Robert Vlasnik" w:date="2026-09-28T12:19:00Z" w16du:dateUtc="2026-09-28T17:19:00Z"/>
          <w:rFonts w:ascii="Times New Roman" w:hAnsi="Times New Roman" w:cs="Times New Roman"/>
          <w:sz w:val="24"/>
          <w:szCs w:val="24"/>
        </w:rPr>
      </w:pPr>
      <w:del w:id="543" w:author="Robert Vlasnik" w:date="2026-09-28T12:19:00Z" w16du:dateUtc="2026-09-28T17:19:00Z">
        <w:r w:rsidRPr="007971E2">
          <w:rPr>
            <w:rFonts w:ascii="Times New Roman" w:hAnsi="Times New Roman" w:cs="Times New Roman"/>
            <w:sz w:val="24"/>
            <w:szCs w:val="24"/>
          </w:rPr>
          <w:delText>If yes</w:delText>
        </w:r>
        <w:r w:rsidR="00296C72" w:rsidRPr="007971E2">
          <w:rPr>
            <w:rFonts w:ascii="Times New Roman" w:hAnsi="Times New Roman" w:cs="Times New Roman"/>
            <w:sz w:val="24"/>
            <w:szCs w:val="24"/>
          </w:rPr>
          <w:delText>: “</w:delText>
        </w:r>
        <w:r w:rsidR="00296C72" w:rsidRPr="007971E2">
          <w:rPr>
            <w:rFonts w:ascii="Times New Roman" w:hAnsi="Times New Roman" w:cs="Times New Roman"/>
            <w:i/>
            <w:sz w:val="24"/>
            <w:szCs w:val="24"/>
          </w:rPr>
          <w:delText>Great! Let me te</w:delText>
        </w:r>
        <w:r w:rsidRPr="007971E2">
          <w:rPr>
            <w:rFonts w:ascii="Times New Roman" w:hAnsi="Times New Roman" w:cs="Times New Roman"/>
            <w:i/>
            <w:sz w:val="24"/>
            <w:szCs w:val="24"/>
          </w:rPr>
          <w:delText xml:space="preserve">ll you what we need to do next” </w:delText>
        </w:r>
        <w:r w:rsidRPr="007971E2">
          <w:rPr>
            <w:rFonts w:ascii="Times New Roman" w:hAnsi="Times New Roman" w:cs="Times New Roman"/>
            <w:b/>
            <w:sz w:val="24"/>
            <w:szCs w:val="24"/>
          </w:rPr>
          <w:delText>continue to 8.2</w:delText>
        </w:r>
      </w:del>
    </w:p>
    <w:p w14:paraId="0C427C0A" w14:textId="77777777" w:rsidR="00296C72" w:rsidRPr="007971E2" w:rsidRDefault="00296C72" w:rsidP="00296C72">
      <w:pPr>
        <w:rPr>
          <w:del w:id="544" w:author="Robert Vlasnik" w:date="2026-09-28T12:19:00Z" w16du:dateUtc="2026-09-28T17:19:00Z"/>
          <w:rFonts w:ascii="Times New Roman" w:hAnsi="Times New Roman" w:cs="Times New Roman"/>
          <w:sz w:val="24"/>
          <w:szCs w:val="24"/>
        </w:rPr>
      </w:pPr>
    </w:p>
    <w:p w14:paraId="6D9D4314" w14:textId="77777777" w:rsidR="00296C72" w:rsidRPr="007971E2" w:rsidRDefault="008C53AA" w:rsidP="008C53AA">
      <w:pPr>
        <w:pStyle w:val="Heading1"/>
        <w:rPr>
          <w:del w:id="545" w:author="Robert Vlasnik" w:date="2026-09-28T12:19:00Z" w16du:dateUtc="2026-09-28T17:19:00Z"/>
          <w:rFonts w:ascii="Times New Roman" w:hAnsi="Times New Roman" w:cs="Times New Roman"/>
          <w:sz w:val="24"/>
          <w:szCs w:val="24"/>
        </w:rPr>
      </w:pPr>
      <w:del w:id="546" w:author="Robert Vlasnik" w:date="2026-09-28T12:19:00Z" w16du:dateUtc="2026-09-28T17:19:00Z">
        <w:r w:rsidRPr="007971E2">
          <w:rPr>
            <w:rFonts w:ascii="Times New Roman" w:hAnsi="Times New Roman" w:cs="Times New Roman"/>
            <w:sz w:val="24"/>
            <w:szCs w:val="24"/>
          </w:rPr>
          <w:lastRenderedPageBreak/>
          <w:delText>8.2 Telephonic Enrollment:</w:delText>
        </w:r>
        <w:r w:rsidR="008536C1" w:rsidRPr="007971E2">
          <w:rPr>
            <w:rFonts w:ascii="Times New Roman" w:hAnsi="Times New Roman" w:cs="Times New Roman"/>
            <w:sz w:val="24"/>
            <w:szCs w:val="24"/>
          </w:rPr>
          <w:delText xml:space="preserve"> Next steps</w:delText>
        </w:r>
        <w:r w:rsidRPr="007971E2">
          <w:rPr>
            <w:rFonts w:ascii="Times New Roman" w:hAnsi="Times New Roman" w:cs="Times New Roman"/>
            <w:sz w:val="24"/>
            <w:szCs w:val="24"/>
          </w:rPr>
          <w:delText xml:space="preserve">. </w:delText>
        </w:r>
      </w:del>
    </w:p>
    <w:p w14:paraId="45233FFD" w14:textId="77777777" w:rsidR="008536C1" w:rsidRPr="007971E2" w:rsidRDefault="008536C1" w:rsidP="008536C1">
      <w:pPr>
        <w:pStyle w:val="ListParagraph"/>
        <w:numPr>
          <w:ilvl w:val="0"/>
          <w:numId w:val="46"/>
        </w:numPr>
        <w:rPr>
          <w:del w:id="547" w:author="Robert Vlasnik" w:date="2026-09-28T12:19:00Z" w16du:dateUtc="2026-09-28T17:19:00Z"/>
          <w:rFonts w:ascii="Times New Roman" w:hAnsi="Times New Roman" w:cs="Times New Roman"/>
          <w:b/>
          <w:i/>
          <w:sz w:val="24"/>
          <w:szCs w:val="24"/>
        </w:rPr>
      </w:pPr>
      <w:del w:id="548" w:author="Robert Vlasnik" w:date="2026-09-28T12:19:00Z" w16du:dateUtc="2026-09-28T17:19:00Z">
        <w:r w:rsidRPr="007971E2">
          <w:rPr>
            <w:rFonts w:ascii="Times New Roman" w:hAnsi="Times New Roman" w:cs="Times New Roman"/>
            <w:i/>
            <w:sz w:val="24"/>
            <w:szCs w:val="24"/>
          </w:rPr>
          <w:delText>“Before making an enrollment decision, it is important that you fully understand the plan’s benefits and rules. I will cover the plan requirements (disclosures), review the Pre-enrollment checklist and the Summary of Benefits and answer any questions you have. The pre-enrollment checklist, can also be reviewed on [carrier’s name] website</w:delText>
        </w:r>
        <w:r w:rsidRPr="007971E2">
          <w:rPr>
            <w:rFonts w:ascii="Times New Roman" w:hAnsi="Times New Roman" w:cs="Times New Roman"/>
            <w:b/>
            <w:i/>
            <w:sz w:val="24"/>
            <w:szCs w:val="24"/>
          </w:rPr>
          <w:delText xml:space="preserve">.” </w:delText>
        </w:r>
        <w:r w:rsidRPr="0085519B">
          <w:rPr>
            <w:rFonts w:ascii="Times New Roman" w:hAnsi="Times New Roman" w:cs="Times New Roman"/>
            <w:b/>
            <w:i/>
            <w:color w:val="FF0000"/>
            <w:sz w:val="24"/>
            <w:szCs w:val="24"/>
          </w:rPr>
          <w:delText>(</w:delText>
        </w:r>
        <w:r w:rsidRPr="0085519B">
          <w:rPr>
            <w:rFonts w:ascii="Times New Roman" w:hAnsi="Times New Roman" w:cs="Times New Roman"/>
            <w:b/>
            <w:bCs/>
            <w:iCs/>
            <w:color w:val="FF0000"/>
            <w:sz w:val="24"/>
            <w:szCs w:val="24"/>
          </w:rPr>
          <w:delText>Agent Note</w:delText>
        </w:r>
        <w:r w:rsidRPr="0085519B">
          <w:rPr>
            <w:rFonts w:ascii="Times New Roman" w:hAnsi="Times New Roman" w:cs="Times New Roman"/>
            <w:b/>
            <w:iCs/>
            <w:color w:val="FF0000"/>
            <w:sz w:val="24"/>
            <w:szCs w:val="24"/>
          </w:rPr>
          <w:delText>: The Pre-Enrollment Checklist has been updated to include an additional item regarding effect on current coverage. Per CMS regulations, the Agent is required to discuss all items on the Pre-Enrollment Checklist with the beneficiary prior to enrollment, including what the impact will be on their current coverage based on the plan they are planning to enroll in.)</w:delText>
        </w:r>
      </w:del>
    </w:p>
    <w:p w14:paraId="27A0CC41" w14:textId="77777777" w:rsidR="002D0E51" w:rsidRPr="007971E2" w:rsidRDefault="002D0E51" w:rsidP="002D0E51">
      <w:pPr>
        <w:pStyle w:val="ListParagraph"/>
        <w:numPr>
          <w:ilvl w:val="0"/>
          <w:numId w:val="46"/>
        </w:numPr>
        <w:rPr>
          <w:del w:id="549" w:author="Robert Vlasnik" w:date="2026-09-28T12:19:00Z" w16du:dateUtc="2026-09-28T17:19:00Z"/>
          <w:rFonts w:ascii="Times New Roman" w:hAnsi="Times New Roman" w:cs="Times New Roman"/>
          <w:color w:val="000000" w:themeColor="text1"/>
          <w:sz w:val="24"/>
          <w:szCs w:val="24"/>
        </w:rPr>
      </w:pPr>
      <w:del w:id="550" w:author="Robert Vlasnik" w:date="2026-09-28T12:19:00Z" w16du:dateUtc="2026-09-28T17:19:00Z">
        <w:r w:rsidRPr="007971E2">
          <w:rPr>
            <w:rFonts w:ascii="Times New Roman" w:hAnsi="Times New Roman" w:cs="Times New Roman"/>
            <w:iCs/>
            <w:color w:val="000000" w:themeColor="text1"/>
            <w:sz w:val="24"/>
            <w:szCs w:val="24"/>
          </w:rPr>
          <w:delText xml:space="preserve">The </w:delText>
        </w:r>
        <w:r w:rsidRPr="007971E2">
          <w:rPr>
            <w:rFonts w:ascii="Times New Roman" w:hAnsi="Times New Roman" w:cs="Times New Roman"/>
            <w:color w:val="000000" w:themeColor="text1"/>
            <w:sz w:val="24"/>
            <w:szCs w:val="24"/>
          </w:rPr>
          <w:delText>PECL that must be reviewed with the prospective enrollee prior to the completion of the enrollment references information on the following:</w:delText>
        </w:r>
      </w:del>
    </w:p>
    <w:p w14:paraId="5EC89135" w14:textId="77777777" w:rsidR="002D0E51" w:rsidRPr="007971E2" w:rsidRDefault="002D0E51" w:rsidP="002D0E51">
      <w:pPr>
        <w:pStyle w:val="indent-3"/>
        <w:numPr>
          <w:ilvl w:val="1"/>
          <w:numId w:val="46"/>
        </w:numPr>
        <w:rPr>
          <w:del w:id="551" w:author="Robert Vlasnik" w:date="2026-09-28T12:19:00Z" w16du:dateUtc="2026-09-28T17:19:00Z"/>
          <w:color w:val="000000" w:themeColor="text1"/>
        </w:rPr>
      </w:pPr>
      <w:del w:id="552" w:author="Robert Vlasnik" w:date="2026-09-28T12:19:00Z" w16du:dateUtc="2026-09-28T17:19:00Z">
        <w:r w:rsidRPr="007971E2">
          <w:rPr>
            <w:rStyle w:val="paren"/>
            <w:color w:val="000000" w:themeColor="text1"/>
          </w:rPr>
          <w:delText>(</w:delText>
        </w:r>
        <w:r w:rsidRPr="007971E2">
          <w:rPr>
            <w:rStyle w:val="paragraph-hierarchy"/>
            <w:color w:val="000000" w:themeColor="text1"/>
          </w:rPr>
          <w:delText>i</w:delText>
        </w:r>
        <w:r w:rsidRPr="007971E2">
          <w:rPr>
            <w:rStyle w:val="paren"/>
            <w:color w:val="000000" w:themeColor="text1"/>
          </w:rPr>
          <w:delText>)</w:delText>
        </w:r>
        <w:r w:rsidRPr="007971E2">
          <w:rPr>
            <w:color w:val="000000" w:themeColor="text1"/>
          </w:rPr>
          <w:delText xml:space="preserve"> The EOC</w:delText>
        </w:r>
      </w:del>
    </w:p>
    <w:p w14:paraId="4F7795EA" w14:textId="77777777" w:rsidR="002D0E51" w:rsidRPr="007971E2" w:rsidRDefault="002D0E51" w:rsidP="002D0E51">
      <w:pPr>
        <w:pStyle w:val="indent-3"/>
        <w:numPr>
          <w:ilvl w:val="1"/>
          <w:numId w:val="46"/>
        </w:numPr>
        <w:rPr>
          <w:del w:id="553" w:author="Robert Vlasnik" w:date="2026-09-28T12:19:00Z" w16du:dateUtc="2026-09-28T17:19:00Z"/>
          <w:color w:val="000000" w:themeColor="text1"/>
        </w:rPr>
      </w:pPr>
      <w:del w:id="554" w:author="Robert Vlasnik" w:date="2026-09-28T12:19:00Z" w16du:dateUtc="2026-09-28T17:19:00Z">
        <w:r w:rsidRPr="007971E2">
          <w:rPr>
            <w:rStyle w:val="paren"/>
            <w:color w:val="000000" w:themeColor="text1"/>
          </w:rPr>
          <w:delText>(</w:delText>
        </w:r>
        <w:r w:rsidRPr="007971E2">
          <w:rPr>
            <w:rStyle w:val="paragraph-hierarchy"/>
            <w:color w:val="000000" w:themeColor="text1"/>
          </w:rPr>
          <w:delText>ii</w:delText>
        </w:r>
        <w:r w:rsidRPr="007971E2">
          <w:rPr>
            <w:rStyle w:val="paren"/>
            <w:color w:val="000000" w:themeColor="text1"/>
          </w:rPr>
          <w:delText>)</w:delText>
        </w:r>
        <w:r w:rsidRPr="007971E2">
          <w:rPr>
            <w:color w:val="000000" w:themeColor="text1"/>
          </w:rPr>
          <w:delText xml:space="preserve"> Provider directory</w:delText>
        </w:r>
      </w:del>
    </w:p>
    <w:p w14:paraId="39BF0EEB" w14:textId="77777777" w:rsidR="002D0E51" w:rsidRPr="007971E2" w:rsidRDefault="002D0E51" w:rsidP="002D0E51">
      <w:pPr>
        <w:pStyle w:val="indent-3"/>
        <w:numPr>
          <w:ilvl w:val="1"/>
          <w:numId w:val="46"/>
        </w:numPr>
        <w:rPr>
          <w:del w:id="555" w:author="Robert Vlasnik" w:date="2026-09-28T12:19:00Z" w16du:dateUtc="2026-09-28T17:19:00Z"/>
          <w:color w:val="000000" w:themeColor="text1"/>
        </w:rPr>
      </w:pPr>
      <w:del w:id="556" w:author="Robert Vlasnik" w:date="2026-09-28T12:19:00Z" w16du:dateUtc="2026-09-28T17:19:00Z">
        <w:r w:rsidRPr="007971E2">
          <w:rPr>
            <w:rStyle w:val="paren"/>
            <w:color w:val="000000" w:themeColor="text1"/>
          </w:rPr>
          <w:delText>(</w:delText>
        </w:r>
        <w:r w:rsidRPr="007971E2">
          <w:rPr>
            <w:rStyle w:val="paragraph-hierarchy"/>
            <w:color w:val="000000" w:themeColor="text1"/>
          </w:rPr>
          <w:delText>iii</w:delText>
        </w:r>
        <w:r w:rsidRPr="007971E2">
          <w:rPr>
            <w:rStyle w:val="paren"/>
            <w:color w:val="000000" w:themeColor="text1"/>
          </w:rPr>
          <w:delText>)</w:delText>
        </w:r>
        <w:r w:rsidRPr="007971E2">
          <w:rPr>
            <w:color w:val="000000" w:themeColor="text1"/>
          </w:rPr>
          <w:delText xml:space="preserve"> Pharmacy directory</w:delText>
        </w:r>
      </w:del>
    </w:p>
    <w:p w14:paraId="71AC3033" w14:textId="77777777" w:rsidR="002D0E51" w:rsidRPr="007971E2" w:rsidRDefault="002D0E51" w:rsidP="002D0E51">
      <w:pPr>
        <w:pStyle w:val="indent-3"/>
        <w:numPr>
          <w:ilvl w:val="1"/>
          <w:numId w:val="46"/>
        </w:numPr>
        <w:rPr>
          <w:del w:id="557" w:author="Robert Vlasnik" w:date="2026-09-28T12:19:00Z" w16du:dateUtc="2026-09-28T17:19:00Z"/>
          <w:color w:val="000000" w:themeColor="text1"/>
        </w:rPr>
      </w:pPr>
      <w:del w:id="558" w:author="Robert Vlasnik" w:date="2026-09-28T12:19:00Z" w16du:dateUtc="2026-09-28T17:19:00Z">
        <w:r w:rsidRPr="007971E2">
          <w:rPr>
            <w:rStyle w:val="paren"/>
            <w:color w:val="000000" w:themeColor="text1"/>
          </w:rPr>
          <w:delText>(</w:delText>
        </w:r>
        <w:r w:rsidRPr="007971E2">
          <w:rPr>
            <w:rStyle w:val="paragraph-hierarchy"/>
            <w:color w:val="000000" w:themeColor="text1"/>
          </w:rPr>
          <w:delText>iv</w:delText>
        </w:r>
        <w:r w:rsidRPr="007971E2">
          <w:rPr>
            <w:rStyle w:val="paren"/>
            <w:color w:val="000000" w:themeColor="text1"/>
          </w:rPr>
          <w:delText>)</w:delText>
        </w:r>
        <w:r w:rsidRPr="007971E2">
          <w:rPr>
            <w:color w:val="000000" w:themeColor="text1"/>
          </w:rPr>
          <w:delText xml:space="preserve"> Formulary</w:delText>
        </w:r>
      </w:del>
    </w:p>
    <w:p w14:paraId="75C204C4" w14:textId="77777777" w:rsidR="002D0E51" w:rsidRPr="007971E2" w:rsidRDefault="002D0E51" w:rsidP="002D0E51">
      <w:pPr>
        <w:pStyle w:val="indent-3"/>
        <w:numPr>
          <w:ilvl w:val="1"/>
          <w:numId w:val="46"/>
        </w:numPr>
        <w:rPr>
          <w:del w:id="559" w:author="Robert Vlasnik" w:date="2026-09-28T12:19:00Z" w16du:dateUtc="2026-09-28T17:19:00Z"/>
          <w:color w:val="000000" w:themeColor="text1"/>
        </w:rPr>
      </w:pPr>
      <w:del w:id="560" w:author="Robert Vlasnik" w:date="2026-09-28T12:19:00Z" w16du:dateUtc="2026-09-28T17:19:00Z">
        <w:r w:rsidRPr="007971E2">
          <w:rPr>
            <w:rStyle w:val="paren"/>
            <w:color w:val="000000" w:themeColor="text1"/>
          </w:rPr>
          <w:delText>(</w:delText>
        </w:r>
        <w:r w:rsidRPr="007971E2">
          <w:rPr>
            <w:rStyle w:val="paragraph-hierarchy"/>
            <w:color w:val="000000" w:themeColor="text1"/>
          </w:rPr>
          <w:delText>v</w:delText>
        </w:r>
        <w:r w:rsidRPr="007971E2">
          <w:rPr>
            <w:rStyle w:val="paren"/>
            <w:color w:val="000000" w:themeColor="text1"/>
          </w:rPr>
          <w:delText>)</w:delText>
        </w:r>
        <w:r w:rsidRPr="007971E2">
          <w:rPr>
            <w:color w:val="000000" w:themeColor="text1"/>
          </w:rPr>
          <w:delText xml:space="preserve"> Premiums/copayments/coinsurance</w:delText>
        </w:r>
      </w:del>
    </w:p>
    <w:p w14:paraId="2F3DD74E" w14:textId="77777777" w:rsidR="002D0E51" w:rsidRPr="007971E2" w:rsidRDefault="002D0E51" w:rsidP="002D0E51">
      <w:pPr>
        <w:pStyle w:val="indent-3"/>
        <w:numPr>
          <w:ilvl w:val="1"/>
          <w:numId w:val="46"/>
        </w:numPr>
        <w:rPr>
          <w:del w:id="561" w:author="Robert Vlasnik" w:date="2026-09-28T12:19:00Z" w16du:dateUtc="2026-09-28T17:19:00Z"/>
          <w:color w:val="000000" w:themeColor="text1"/>
        </w:rPr>
      </w:pPr>
      <w:del w:id="562" w:author="Robert Vlasnik" w:date="2026-09-28T12:19:00Z" w16du:dateUtc="2026-09-28T17:19:00Z">
        <w:r w:rsidRPr="007971E2">
          <w:rPr>
            <w:rStyle w:val="paren"/>
            <w:color w:val="000000" w:themeColor="text1"/>
          </w:rPr>
          <w:delText>(</w:delText>
        </w:r>
        <w:r w:rsidRPr="007971E2">
          <w:rPr>
            <w:rStyle w:val="paragraph-hierarchy"/>
            <w:color w:val="000000" w:themeColor="text1"/>
          </w:rPr>
          <w:delText>vi</w:delText>
        </w:r>
        <w:r w:rsidRPr="007971E2">
          <w:rPr>
            <w:rStyle w:val="paren"/>
            <w:color w:val="000000" w:themeColor="text1"/>
          </w:rPr>
          <w:delText>)</w:delText>
        </w:r>
        <w:r w:rsidRPr="007971E2">
          <w:rPr>
            <w:color w:val="000000" w:themeColor="text1"/>
          </w:rPr>
          <w:delText xml:space="preserve"> Emergency/urgent coverage</w:delText>
        </w:r>
      </w:del>
    </w:p>
    <w:p w14:paraId="727987CD" w14:textId="77777777" w:rsidR="002D0E51" w:rsidRPr="007971E2" w:rsidRDefault="002D0E51" w:rsidP="002D0E51">
      <w:pPr>
        <w:pStyle w:val="indent-3"/>
        <w:numPr>
          <w:ilvl w:val="1"/>
          <w:numId w:val="46"/>
        </w:numPr>
        <w:rPr>
          <w:del w:id="563" w:author="Robert Vlasnik" w:date="2026-09-28T12:19:00Z" w16du:dateUtc="2026-09-28T17:19:00Z"/>
          <w:color w:val="000000" w:themeColor="text1"/>
        </w:rPr>
      </w:pPr>
      <w:del w:id="564" w:author="Robert Vlasnik" w:date="2026-09-28T12:19:00Z" w16du:dateUtc="2026-09-28T17:19:00Z">
        <w:r w:rsidRPr="007971E2">
          <w:rPr>
            <w:rStyle w:val="paren"/>
            <w:color w:val="000000" w:themeColor="text1"/>
          </w:rPr>
          <w:delText>(</w:delText>
        </w:r>
        <w:r w:rsidRPr="007971E2">
          <w:rPr>
            <w:rStyle w:val="paragraph-hierarchy"/>
            <w:color w:val="000000" w:themeColor="text1"/>
          </w:rPr>
          <w:delText>vii</w:delText>
        </w:r>
        <w:r w:rsidRPr="007971E2">
          <w:rPr>
            <w:rStyle w:val="paren"/>
            <w:color w:val="000000" w:themeColor="text1"/>
          </w:rPr>
          <w:delText>)</w:delText>
        </w:r>
        <w:r w:rsidRPr="007971E2">
          <w:rPr>
            <w:color w:val="000000" w:themeColor="text1"/>
          </w:rPr>
          <w:delText xml:space="preserve"> Plan-type rules</w:delText>
        </w:r>
      </w:del>
    </w:p>
    <w:p w14:paraId="3B5BB3B7" w14:textId="77777777" w:rsidR="002D0E51" w:rsidRPr="007971E2" w:rsidRDefault="002D0E51" w:rsidP="002D0E51">
      <w:pPr>
        <w:pStyle w:val="indent-3"/>
        <w:numPr>
          <w:ilvl w:val="1"/>
          <w:numId w:val="46"/>
        </w:numPr>
        <w:rPr>
          <w:del w:id="565" w:author="Robert Vlasnik" w:date="2026-09-28T12:19:00Z" w16du:dateUtc="2026-09-28T17:19:00Z"/>
          <w:color w:val="000000" w:themeColor="text1"/>
        </w:rPr>
      </w:pPr>
      <w:del w:id="566" w:author="Robert Vlasnik" w:date="2026-09-28T12:19:00Z" w16du:dateUtc="2026-09-28T17:19:00Z">
        <w:r w:rsidRPr="007971E2">
          <w:rPr>
            <w:rStyle w:val="paren"/>
            <w:color w:val="000000" w:themeColor="text1"/>
          </w:rPr>
          <w:delText>(</w:delText>
        </w:r>
        <w:r w:rsidRPr="007971E2">
          <w:rPr>
            <w:rStyle w:val="paragraph-hierarchy"/>
            <w:color w:val="000000" w:themeColor="text1"/>
          </w:rPr>
          <w:delText>viii</w:delText>
        </w:r>
        <w:r w:rsidRPr="007971E2">
          <w:rPr>
            <w:rStyle w:val="paren"/>
            <w:color w:val="000000" w:themeColor="text1"/>
          </w:rPr>
          <w:delText>)</w:delText>
        </w:r>
        <w:r w:rsidRPr="007971E2">
          <w:rPr>
            <w:color w:val="000000" w:themeColor="text1"/>
          </w:rPr>
          <w:delText xml:space="preserve"> Effect on current coverage</w:delText>
        </w:r>
      </w:del>
    </w:p>
    <w:p w14:paraId="745AB223" w14:textId="29D7CF8C" w:rsidR="008536C1" w:rsidRPr="007971E2" w:rsidRDefault="008536C1" w:rsidP="008536C1">
      <w:pPr>
        <w:pStyle w:val="ListParagraph"/>
        <w:rPr>
          <w:del w:id="567" w:author="Robert Vlasnik" w:date="2026-09-28T12:19:00Z" w16du:dateUtc="2026-09-28T17:19:00Z"/>
          <w:rFonts w:ascii="Times New Roman" w:hAnsi="Times New Roman" w:cs="Times New Roman"/>
          <w:i/>
          <w:sz w:val="24"/>
          <w:szCs w:val="24"/>
        </w:rPr>
      </w:pPr>
    </w:p>
    <w:p w14:paraId="5741EA8D" w14:textId="2BDE99C6" w:rsidR="00A0122B" w:rsidRPr="0085519B" w:rsidRDefault="00A0122B" w:rsidP="0085519B">
      <w:pPr>
        <w:pStyle w:val="ListParagraph"/>
        <w:numPr>
          <w:ilvl w:val="0"/>
          <w:numId w:val="46"/>
        </w:numPr>
        <w:rPr>
          <w:del w:id="568" w:author="Robert Vlasnik" w:date="2026-09-28T12:19:00Z" w16du:dateUtc="2026-09-28T17:19:00Z"/>
          <w:rFonts w:ascii="Times New Roman" w:hAnsi="Times New Roman" w:cs="Times New Roman"/>
          <w:i/>
          <w:iCs/>
          <w:sz w:val="24"/>
          <w:szCs w:val="24"/>
        </w:rPr>
      </w:pPr>
      <w:del w:id="569" w:author="Robert Vlasnik" w:date="2026-09-28T12:19:00Z" w16du:dateUtc="2026-09-28T17:19:00Z">
        <w:r w:rsidRPr="0085519B">
          <w:rPr>
            <w:rFonts w:ascii="Times New Roman" w:hAnsi="Times New Roman" w:cs="Times New Roman"/>
            <w:b/>
            <w:i/>
            <w:iCs/>
            <w:sz w:val="24"/>
            <w:szCs w:val="24"/>
          </w:rPr>
          <w:delText xml:space="preserve">Effect on current Coverage: </w:delText>
        </w:r>
        <w:r w:rsidRPr="0085519B">
          <w:rPr>
            <w:rFonts w:ascii="Times New Roman" w:hAnsi="Times New Roman" w:cs="Times New Roman"/>
            <w:i/>
            <w:iCs/>
            <w:sz w:val="24"/>
            <w:szCs w:val="24"/>
          </w:rPr>
          <w:delText>“If you are currently enrolled in a Medicare Advantage plan, your current Medicare Advantage healthcare coverage will end once your new Medicare Advantage coverage starts. If you have Tricare, your coverage may be affected once your new Medicare Advantage coverage starts. Please contact Tricare for more information. If you have a Medigap plan, once your Medicare Advantage coverage starts, you may want to drop your Medigap policy because you will be paying for coverage you cannot use.”</w:delText>
        </w:r>
      </w:del>
    </w:p>
    <w:p w14:paraId="00854D2E" w14:textId="02BBC284" w:rsidR="002D0E51" w:rsidRPr="007971E2" w:rsidRDefault="002D0E51" w:rsidP="007971E2">
      <w:pPr>
        <w:rPr>
          <w:del w:id="570" w:author="Robert Vlasnik" w:date="2026-09-28T12:19:00Z" w16du:dateUtc="2026-09-28T17:19:00Z"/>
          <w:rFonts w:ascii="Times New Roman" w:hAnsi="Times New Roman" w:cs="Times New Roman"/>
          <w:i/>
          <w:iCs/>
          <w:sz w:val="24"/>
          <w:szCs w:val="24"/>
        </w:rPr>
      </w:pPr>
    </w:p>
    <w:p w14:paraId="0AF13840" w14:textId="77777777" w:rsidR="00A0122B" w:rsidRPr="007971E2" w:rsidRDefault="00A0122B" w:rsidP="00A0122B">
      <w:pPr>
        <w:pStyle w:val="ListParagraph"/>
        <w:rPr>
          <w:del w:id="571" w:author="Robert Vlasnik" w:date="2026-09-28T12:19:00Z" w16du:dateUtc="2026-09-28T17:19:00Z"/>
          <w:rFonts w:ascii="Times New Roman" w:hAnsi="Times New Roman" w:cs="Times New Roman"/>
          <w:i/>
          <w:sz w:val="24"/>
          <w:szCs w:val="24"/>
        </w:rPr>
      </w:pPr>
    </w:p>
    <w:p w14:paraId="5670D1C3" w14:textId="77777777" w:rsidR="008536C1" w:rsidRPr="007971E2" w:rsidRDefault="008536C1" w:rsidP="008536C1">
      <w:pPr>
        <w:pStyle w:val="ListParagraph"/>
        <w:numPr>
          <w:ilvl w:val="0"/>
          <w:numId w:val="46"/>
        </w:numPr>
        <w:rPr>
          <w:del w:id="572" w:author="Robert Vlasnik" w:date="2026-09-28T12:19:00Z" w16du:dateUtc="2026-09-28T17:19:00Z"/>
          <w:rFonts w:ascii="Times New Roman" w:hAnsi="Times New Roman" w:cs="Times New Roman"/>
          <w:i/>
          <w:sz w:val="24"/>
          <w:szCs w:val="24"/>
        </w:rPr>
      </w:pPr>
      <w:del w:id="573" w:author="Robert Vlasnik" w:date="2026-09-28T12:19:00Z" w16du:dateUtc="2026-09-28T17:19:00Z">
        <w:r w:rsidRPr="007971E2">
          <w:rPr>
            <w:rFonts w:ascii="Times New Roman" w:hAnsi="Times New Roman" w:cs="Times New Roman"/>
            <w:i/>
            <w:sz w:val="24"/>
            <w:szCs w:val="24"/>
          </w:rPr>
          <w:delText xml:space="preserve">“If you are ready to enroll, then we will fill out </w:delText>
        </w:r>
      </w:del>
      <w:ins w:id="574" w:author="Robert Vlasnik" w:date="2026-09-28T12:19:00Z" w16du:dateUtc="2026-09-28T17:19:00Z">
        <w:r w:rsidR="002020C0" w:rsidRPr="002020C0">
          <w:rPr>
            <w:rFonts w:ascii="Times New Roman" w:hAnsi="Times New Roman" w:cs="Times New Roman"/>
            <w:b/>
            <w:bCs/>
            <w:sz w:val="24"/>
            <w:szCs w:val="24"/>
          </w:rPr>
          <w:t xml:space="preserve">for </w:t>
        </w:r>
      </w:ins>
      <w:r w:rsidR="002020C0" w:rsidRPr="00AA1441">
        <w:rPr>
          <w:rFonts w:ascii="Times New Roman" w:hAnsi="Times New Roman"/>
          <w:b/>
          <w:sz w:val="24"/>
        </w:rPr>
        <w:t xml:space="preserve">the application </w:t>
      </w:r>
      <w:del w:id="575" w:author="Robert Vlasnik" w:date="2026-09-28T12:19:00Z" w16du:dateUtc="2026-09-28T17:19:00Z">
        <w:r w:rsidRPr="007971E2">
          <w:rPr>
            <w:rFonts w:ascii="Times New Roman" w:hAnsi="Times New Roman" w:cs="Times New Roman"/>
            <w:i/>
            <w:sz w:val="24"/>
            <w:szCs w:val="24"/>
          </w:rPr>
          <w:delText>and process your signature. Once we complete the signature, I will give you the application number for reference, tell you when to expect materials in the mail and provide you with our Customer Service number for your reference.”</w:delText>
        </w:r>
      </w:del>
    </w:p>
    <w:p w14:paraId="412C1928" w14:textId="77777777" w:rsidR="008536C1" w:rsidRPr="007971E2" w:rsidRDefault="008536C1" w:rsidP="008536C1">
      <w:pPr>
        <w:pStyle w:val="ListParagraph"/>
        <w:rPr>
          <w:del w:id="576" w:author="Robert Vlasnik" w:date="2026-09-28T12:19:00Z" w16du:dateUtc="2026-09-28T17:19:00Z"/>
          <w:rFonts w:ascii="Times New Roman" w:hAnsi="Times New Roman" w:cs="Times New Roman"/>
          <w:i/>
          <w:sz w:val="24"/>
          <w:szCs w:val="24"/>
        </w:rPr>
      </w:pPr>
    </w:p>
    <w:p w14:paraId="53CDDBE9" w14:textId="0F1A7A6C" w:rsidR="008536C1" w:rsidRPr="007971E2" w:rsidRDefault="008536C1" w:rsidP="008536C1">
      <w:pPr>
        <w:pStyle w:val="ListParagraph"/>
        <w:numPr>
          <w:ilvl w:val="0"/>
          <w:numId w:val="46"/>
        </w:numPr>
        <w:rPr>
          <w:del w:id="577" w:author="Robert Vlasnik" w:date="2026-09-28T12:19:00Z" w16du:dateUtc="2026-09-28T17:19:00Z"/>
          <w:rFonts w:ascii="Times New Roman" w:hAnsi="Times New Roman" w:cs="Times New Roman"/>
          <w:i/>
          <w:sz w:val="24"/>
          <w:szCs w:val="24"/>
        </w:rPr>
      </w:pPr>
      <w:del w:id="578" w:author="Robert Vlasnik" w:date="2026-09-28T12:19:00Z" w16du:dateUtc="2026-09-28T17:19:00Z">
        <w:r w:rsidRPr="007971E2">
          <w:rPr>
            <w:rFonts w:ascii="Times New Roman" w:hAnsi="Times New Roman" w:cs="Times New Roman"/>
            <w:i/>
            <w:sz w:val="24"/>
            <w:szCs w:val="24"/>
          </w:rPr>
          <w:delText>Do you have any other questions</w:delText>
        </w:r>
        <w:r w:rsidR="00AD7BA4" w:rsidRPr="007971E2">
          <w:rPr>
            <w:rFonts w:ascii="Times New Roman" w:hAnsi="Times New Roman" w:cs="Times New Roman"/>
            <w:i/>
            <w:sz w:val="24"/>
            <w:szCs w:val="24"/>
          </w:rPr>
          <w:delText xml:space="preserve"> about benefits or how the plan works</w:delText>
        </w:r>
        <w:r w:rsidRPr="007971E2">
          <w:rPr>
            <w:rFonts w:ascii="Times New Roman" w:hAnsi="Times New Roman" w:cs="Times New Roman"/>
            <w:i/>
            <w:sz w:val="24"/>
            <w:szCs w:val="24"/>
          </w:rPr>
          <w:delText xml:space="preserve"> bef</w:delText>
        </w:r>
        <w:r w:rsidR="00AD7BA4" w:rsidRPr="007971E2">
          <w:rPr>
            <w:rFonts w:ascii="Times New Roman" w:hAnsi="Times New Roman" w:cs="Times New Roman"/>
            <w:i/>
            <w:sz w:val="24"/>
            <w:szCs w:val="24"/>
          </w:rPr>
          <w:delText>ore we get started?</w:delText>
        </w:r>
        <w:r w:rsidR="00EF71FC" w:rsidRPr="00EF71FC">
          <w:rPr>
            <w:rFonts w:ascii="Times New Roman" w:hAnsi="Times New Roman" w:cs="Times New Roman"/>
            <w:b/>
            <w:sz w:val="24"/>
            <w:szCs w:val="24"/>
          </w:rPr>
          <w:delText xml:space="preserve"> </w:delText>
        </w:r>
        <w:r w:rsidR="00EF71FC" w:rsidRPr="00BB54DF">
          <w:rPr>
            <w:rFonts w:ascii="Times New Roman" w:hAnsi="Times New Roman" w:cs="Times New Roman"/>
            <w:b/>
            <w:sz w:val="24"/>
            <w:szCs w:val="24"/>
          </w:rPr>
          <w:delText>(agent to wait for response</w:delText>
        </w:r>
        <w:r w:rsidR="00EF71FC">
          <w:rPr>
            <w:rFonts w:ascii="Times New Roman" w:hAnsi="Times New Roman" w:cs="Times New Roman"/>
            <w:i/>
            <w:sz w:val="24"/>
            <w:szCs w:val="24"/>
          </w:rPr>
          <w:delText xml:space="preserve">) </w:delText>
        </w:r>
        <w:r w:rsidR="00AD7BA4" w:rsidRPr="007971E2">
          <w:rPr>
            <w:rFonts w:ascii="Times New Roman" w:hAnsi="Times New Roman" w:cs="Times New Roman"/>
            <w:i/>
            <w:sz w:val="24"/>
            <w:szCs w:val="24"/>
          </w:rPr>
          <w:delText xml:space="preserve"> </w:delText>
        </w:r>
      </w:del>
    </w:p>
    <w:p w14:paraId="1B7A6552" w14:textId="77777777" w:rsidR="008536C1" w:rsidRPr="007971E2" w:rsidRDefault="008536C1" w:rsidP="008536C1">
      <w:pPr>
        <w:pStyle w:val="ListParagraph"/>
        <w:rPr>
          <w:del w:id="579" w:author="Robert Vlasnik" w:date="2026-09-28T12:19:00Z" w16du:dateUtc="2026-09-28T17:19:00Z"/>
          <w:rFonts w:ascii="Times New Roman" w:hAnsi="Times New Roman" w:cs="Times New Roman"/>
          <w:i/>
          <w:sz w:val="24"/>
          <w:szCs w:val="24"/>
        </w:rPr>
      </w:pPr>
    </w:p>
    <w:p w14:paraId="418DAEF0" w14:textId="77777777" w:rsidR="008536C1" w:rsidRPr="007971E2" w:rsidRDefault="008536C1" w:rsidP="008536C1">
      <w:pPr>
        <w:pStyle w:val="ListParagraph"/>
        <w:numPr>
          <w:ilvl w:val="1"/>
          <w:numId w:val="46"/>
        </w:numPr>
        <w:rPr>
          <w:del w:id="580" w:author="Robert Vlasnik" w:date="2026-09-28T12:19:00Z" w16du:dateUtc="2026-09-28T17:19:00Z"/>
          <w:rFonts w:ascii="Times New Roman" w:hAnsi="Times New Roman" w:cs="Times New Roman"/>
          <w:i/>
          <w:sz w:val="24"/>
          <w:szCs w:val="24"/>
        </w:rPr>
      </w:pPr>
      <w:del w:id="581" w:author="Robert Vlasnik" w:date="2026-09-28T12:19:00Z" w16du:dateUtc="2026-09-28T17:19:00Z">
        <w:r w:rsidRPr="007971E2">
          <w:rPr>
            <w:rFonts w:ascii="Times New Roman" w:hAnsi="Times New Roman" w:cs="Times New Roman"/>
            <w:i/>
            <w:sz w:val="24"/>
            <w:szCs w:val="24"/>
          </w:rPr>
          <w:delText xml:space="preserve">If no: </w:delText>
        </w:r>
        <w:r w:rsidRPr="007971E2">
          <w:rPr>
            <w:rFonts w:ascii="Times New Roman" w:hAnsi="Times New Roman" w:cs="Times New Roman"/>
            <w:b/>
            <w:sz w:val="24"/>
            <w:szCs w:val="24"/>
          </w:rPr>
          <w:delText>continue to 8.3</w:delText>
        </w:r>
        <w:r w:rsidRPr="007971E2">
          <w:rPr>
            <w:rFonts w:ascii="Times New Roman" w:hAnsi="Times New Roman" w:cs="Times New Roman"/>
            <w:i/>
            <w:sz w:val="24"/>
            <w:szCs w:val="24"/>
          </w:rPr>
          <w:delText xml:space="preserve"> </w:delText>
        </w:r>
      </w:del>
    </w:p>
    <w:p w14:paraId="737D1735" w14:textId="77777777" w:rsidR="008536C1" w:rsidRPr="007971E2" w:rsidRDefault="008536C1" w:rsidP="008536C1">
      <w:pPr>
        <w:pStyle w:val="ListParagraph"/>
        <w:numPr>
          <w:ilvl w:val="1"/>
          <w:numId w:val="46"/>
        </w:numPr>
        <w:rPr>
          <w:del w:id="582" w:author="Robert Vlasnik" w:date="2026-09-28T12:19:00Z" w16du:dateUtc="2026-09-28T17:19:00Z"/>
          <w:rFonts w:ascii="Times New Roman" w:hAnsi="Times New Roman" w:cs="Times New Roman"/>
          <w:i/>
          <w:sz w:val="24"/>
          <w:szCs w:val="24"/>
        </w:rPr>
      </w:pPr>
      <w:del w:id="583" w:author="Robert Vlasnik" w:date="2026-09-28T12:19:00Z" w16du:dateUtc="2026-09-28T17:19:00Z">
        <w:r w:rsidRPr="007971E2">
          <w:rPr>
            <w:rFonts w:ascii="Times New Roman" w:hAnsi="Times New Roman" w:cs="Times New Roman"/>
            <w:i/>
            <w:sz w:val="24"/>
            <w:szCs w:val="24"/>
          </w:rPr>
          <w:delText xml:space="preserve">If yes: answer questions then </w:delText>
        </w:r>
        <w:r w:rsidRPr="007971E2">
          <w:rPr>
            <w:rFonts w:ascii="Times New Roman" w:hAnsi="Times New Roman" w:cs="Times New Roman"/>
            <w:b/>
            <w:sz w:val="24"/>
            <w:szCs w:val="24"/>
          </w:rPr>
          <w:delText>continue to 8.3</w:delText>
        </w:r>
      </w:del>
    </w:p>
    <w:p w14:paraId="20F04D48" w14:textId="77777777" w:rsidR="008536C1" w:rsidRPr="007971E2" w:rsidRDefault="008536C1" w:rsidP="008536C1">
      <w:pPr>
        <w:pStyle w:val="Heading1"/>
        <w:rPr>
          <w:del w:id="584" w:author="Robert Vlasnik" w:date="2026-09-28T12:19:00Z" w16du:dateUtc="2026-09-28T17:19:00Z"/>
          <w:rFonts w:ascii="Times New Roman" w:hAnsi="Times New Roman" w:cs="Times New Roman"/>
          <w:sz w:val="24"/>
          <w:szCs w:val="24"/>
        </w:rPr>
      </w:pPr>
      <w:del w:id="585" w:author="Robert Vlasnik" w:date="2026-09-28T12:19:00Z" w16du:dateUtc="2026-09-28T17:19:00Z">
        <w:r w:rsidRPr="007971E2">
          <w:rPr>
            <w:rFonts w:ascii="Times New Roman" w:hAnsi="Times New Roman" w:cs="Times New Roman"/>
            <w:sz w:val="24"/>
            <w:szCs w:val="24"/>
          </w:rPr>
          <w:lastRenderedPageBreak/>
          <w:delText>8.3 Telephonic Enrollment: Plan Requirements/Disclosures.</w:delText>
        </w:r>
      </w:del>
    </w:p>
    <w:p w14:paraId="3DD194E7" w14:textId="77777777" w:rsidR="008536C1" w:rsidRPr="0085519B" w:rsidRDefault="00D71396" w:rsidP="008536C1">
      <w:pPr>
        <w:rPr>
          <w:del w:id="586" w:author="Robert Vlasnik" w:date="2026-09-28T12:19:00Z" w16du:dateUtc="2026-09-28T17:19:00Z"/>
          <w:rFonts w:ascii="Times New Roman" w:hAnsi="Times New Roman" w:cs="Times New Roman"/>
          <w:b/>
          <w:color w:val="FF0000"/>
          <w:sz w:val="24"/>
          <w:szCs w:val="24"/>
        </w:rPr>
      </w:pPr>
      <w:del w:id="587" w:author="Robert Vlasnik" w:date="2026-09-28T12:19:00Z" w16du:dateUtc="2026-09-28T17:19:00Z">
        <w:r w:rsidRPr="0085519B">
          <w:rPr>
            <w:rFonts w:ascii="Times New Roman" w:hAnsi="Times New Roman" w:cs="Times New Roman"/>
            <w:b/>
            <w:color w:val="FF0000"/>
            <w:sz w:val="24"/>
            <w:szCs w:val="24"/>
          </w:rPr>
          <w:delText xml:space="preserve">(Agent Note: Agent </w:delText>
        </w:r>
      </w:del>
      <w:r w:rsidR="002020C0" w:rsidRPr="00AA1441">
        <w:rPr>
          <w:rFonts w:ascii="Times New Roman" w:hAnsi="Times New Roman"/>
          <w:b/>
          <w:sz w:val="24"/>
        </w:rPr>
        <w:t xml:space="preserve">must </w:t>
      </w:r>
      <w:del w:id="588" w:author="Robert Vlasnik" w:date="2026-09-28T12:19:00Z" w16du:dateUtc="2026-09-28T17:19:00Z">
        <w:r w:rsidRPr="0085519B">
          <w:rPr>
            <w:rFonts w:ascii="Times New Roman" w:hAnsi="Times New Roman" w:cs="Times New Roman"/>
            <w:b/>
            <w:color w:val="FF0000"/>
            <w:sz w:val="24"/>
            <w:szCs w:val="24"/>
          </w:rPr>
          <w:delText xml:space="preserve">read- verbatim as applicable by plan type.) </w:delText>
        </w:r>
      </w:del>
    </w:p>
    <w:p w14:paraId="2C4A4247" w14:textId="77777777" w:rsidR="00D71396" w:rsidRPr="007971E2" w:rsidRDefault="00D71396" w:rsidP="00D71396">
      <w:pPr>
        <w:pStyle w:val="ListParagraph"/>
        <w:numPr>
          <w:ilvl w:val="0"/>
          <w:numId w:val="46"/>
        </w:numPr>
        <w:rPr>
          <w:del w:id="589" w:author="Robert Vlasnik" w:date="2026-09-28T12:19:00Z" w16du:dateUtc="2026-09-28T17:19:00Z"/>
          <w:rFonts w:ascii="Times New Roman" w:hAnsi="Times New Roman" w:cs="Times New Roman"/>
          <w:b/>
          <w:sz w:val="24"/>
          <w:szCs w:val="24"/>
        </w:rPr>
      </w:pPr>
      <w:del w:id="590" w:author="Robert Vlasnik" w:date="2026-09-28T12:19:00Z" w16du:dateUtc="2026-09-28T17:19:00Z">
        <w:r w:rsidRPr="007971E2">
          <w:rPr>
            <w:rFonts w:ascii="Times New Roman" w:hAnsi="Times New Roman" w:cs="Times New Roman"/>
            <w:b/>
            <w:sz w:val="24"/>
            <w:szCs w:val="24"/>
          </w:rPr>
          <w:delText>Medicare eligibility/Part B premium/Federal Contracting statement:</w:delText>
        </w:r>
      </w:del>
    </w:p>
    <w:p w14:paraId="37DD67E6" w14:textId="343C011C" w:rsidR="00D71396" w:rsidRPr="007971E2" w:rsidRDefault="00D71396" w:rsidP="00D71396">
      <w:pPr>
        <w:pStyle w:val="ListParagraph"/>
        <w:numPr>
          <w:ilvl w:val="1"/>
          <w:numId w:val="46"/>
        </w:numPr>
        <w:rPr>
          <w:del w:id="591" w:author="Robert Vlasnik" w:date="2026-09-28T12:19:00Z" w16du:dateUtc="2026-09-28T17:19:00Z"/>
          <w:rFonts w:ascii="Times New Roman" w:hAnsi="Times New Roman" w:cs="Times New Roman"/>
          <w:i/>
          <w:sz w:val="24"/>
          <w:szCs w:val="24"/>
        </w:rPr>
      </w:pPr>
      <w:del w:id="592" w:author="Robert Vlasnik" w:date="2026-09-28T12:19:00Z" w16du:dateUtc="2026-09-28T17:19:00Z">
        <w:r w:rsidRPr="007971E2">
          <w:rPr>
            <w:rFonts w:ascii="Times New Roman" w:hAnsi="Times New Roman" w:cs="Times New Roman"/>
            <w:sz w:val="24"/>
            <w:szCs w:val="24"/>
          </w:rPr>
          <w:delText xml:space="preserve"> </w:delText>
        </w:r>
        <w:r w:rsidRPr="007971E2">
          <w:rPr>
            <w:rFonts w:ascii="Times New Roman" w:hAnsi="Times New Roman" w:cs="Times New Roman"/>
            <w:i/>
            <w:sz w:val="24"/>
            <w:szCs w:val="24"/>
          </w:rPr>
          <w:delText>“</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Carrier Name</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xml:space="preserve"> is a Medicare Advantage</w:delText>
        </w:r>
        <w:r w:rsidR="00AC0A4B" w:rsidRPr="00BD06CC">
          <w:rPr>
            <w:rFonts w:ascii="Times New Roman" w:hAnsi="Times New Roman" w:cs="Times New Roman"/>
            <w:i/>
            <w:sz w:val="24"/>
            <w:szCs w:val="24"/>
          </w:rPr>
          <w:delText xml:space="preserve"> </w:delText>
        </w:r>
        <w:r w:rsidR="00AC0A4B" w:rsidRPr="0085519B">
          <w:rPr>
            <w:i/>
          </w:rPr>
          <w:delText xml:space="preserve">[HMO, PPO and PFFS] </w:delText>
        </w:r>
        <w:r w:rsidRPr="007971E2">
          <w:rPr>
            <w:rFonts w:ascii="Times New Roman" w:hAnsi="Times New Roman" w:cs="Times New Roman"/>
            <w:i/>
            <w:sz w:val="24"/>
            <w:szCs w:val="24"/>
          </w:rPr>
          <w:delText>organization with a Medicare contract. Enrollment depends on contract renewal.</w:delText>
        </w:r>
        <w:r w:rsidRPr="007971E2">
          <w:rPr>
            <w:rFonts w:ascii="Times New Roman" w:hAnsi="Times New Roman" w:cs="Times New Roman"/>
            <w:sz w:val="24"/>
            <w:szCs w:val="24"/>
          </w:rPr>
          <w:delText xml:space="preserve"> </w:delText>
        </w:r>
        <w:r w:rsidR="00152645" w:rsidRPr="007971E2">
          <w:rPr>
            <w:rFonts w:ascii="Times New Roman" w:hAnsi="Times New Roman" w:cs="Times New Roman"/>
            <w:sz w:val="24"/>
            <w:szCs w:val="24"/>
          </w:rPr>
          <w:delText>[</w:delText>
        </w:r>
        <w:r w:rsidRPr="007971E2">
          <w:rPr>
            <w:rFonts w:ascii="Times New Roman" w:hAnsi="Times New Roman" w:cs="Times New Roman"/>
            <w:i/>
            <w:sz w:val="24"/>
            <w:szCs w:val="24"/>
          </w:rPr>
          <w:delText>Carrier name</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xml:space="preserve"> is also a Coordinated Care</w:delText>
        </w:r>
        <w:r w:rsidR="00BD06CC">
          <w:rPr>
            <w:rFonts w:ascii="Times New Roman" w:hAnsi="Times New Roman" w:cs="Times New Roman"/>
            <w:i/>
            <w:sz w:val="24"/>
            <w:szCs w:val="24"/>
          </w:rPr>
          <w:delText xml:space="preserve"> </w:delText>
        </w:r>
        <w:r w:rsidR="00AC0A4B" w:rsidRPr="0085519B">
          <w:rPr>
            <w:i/>
          </w:rPr>
          <w:delText>[HMO SNP, PPO SNP</w:delText>
        </w:r>
        <w:r w:rsidR="00BD06CC">
          <w:rPr>
            <w:i/>
          </w:rPr>
          <w:delText>]</w:delText>
        </w:r>
        <w:r w:rsidRPr="00BD06CC">
          <w:rPr>
            <w:rFonts w:ascii="Times New Roman" w:hAnsi="Times New Roman" w:cs="Times New Roman"/>
            <w:i/>
            <w:sz w:val="24"/>
            <w:szCs w:val="24"/>
          </w:rPr>
          <w:delText xml:space="preserve"> </w:delText>
        </w:r>
        <w:r w:rsidRPr="007971E2">
          <w:rPr>
            <w:rFonts w:ascii="Times New Roman" w:hAnsi="Times New Roman" w:cs="Times New Roman"/>
            <w:i/>
            <w:sz w:val="24"/>
            <w:szCs w:val="24"/>
          </w:rPr>
          <w:delText xml:space="preserve">plan with a Medicare contract and a contract with the [state] Medicaid program.]  You must keep both Hospital Medicare (Part A) and/or Medical (Part B) to stay in </w:delText>
        </w:r>
        <w:r w:rsidR="00DE0B5A" w:rsidRPr="00BB54DF">
          <w:rPr>
            <w:rFonts w:ascii="Times New Roman" w:hAnsi="Times New Roman" w:cs="Times New Roman"/>
            <w:i/>
            <w:iCs/>
            <w:sz w:val="24"/>
            <w:szCs w:val="24"/>
          </w:rPr>
          <w:delText>[</w:delText>
        </w:r>
        <w:r w:rsidR="00DE0B5A">
          <w:rPr>
            <w:rFonts w:ascii="Times New Roman" w:hAnsi="Times New Roman" w:cs="Times New Roman"/>
            <w:i/>
            <w:iCs/>
            <w:sz w:val="24"/>
            <w:szCs w:val="24"/>
          </w:rPr>
          <w:delText xml:space="preserve">specific </w:delText>
        </w:r>
        <w:r w:rsidR="00DE0B5A" w:rsidRPr="00BB54DF">
          <w:rPr>
            <w:rFonts w:ascii="Times New Roman" w:hAnsi="Times New Roman" w:cs="Times New Roman"/>
            <w:i/>
            <w:iCs/>
            <w:sz w:val="24"/>
            <w:szCs w:val="24"/>
          </w:rPr>
          <w:delText>plan name</w:delText>
        </w:r>
        <w:r w:rsidR="00DE0B5A">
          <w:rPr>
            <w:rFonts w:ascii="Times New Roman" w:hAnsi="Times New Roman" w:cs="Times New Roman"/>
            <w:i/>
            <w:iCs/>
            <w:sz w:val="24"/>
            <w:szCs w:val="24"/>
          </w:rPr>
          <w:delText>] (eg”Generic Medicare Sunshine PPO)</w:delText>
        </w:r>
        <w:r w:rsidR="00DE0B5A" w:rsidRPr="00BB54DF">
          <w:rPr>
            <w:rFonts w:ascii="Times New Roman" w:hAnsi="Times New Roman" w:cs="Times New Roman"/>
            <w:i/>
            <w:iCs/>
            <w:sz w:val="24"/>
            <w:szCs w:val="24"/>
          </w:rPr>
          <w:delText xml:space="preserve">. </w:delText>
        </w:r>
        <w:r w:rsidRPr="007971E2">
          <w:rPr>
            <w:rFonts w:ascii="Times New Roman" w:hAnsi="Times New Roman" w:cs="Times New Roman"/>
            <w:i/>
            <w:sz w:val="24"/>
            <w:szCs w:val="24"/>
          </w:rPr>
          <w:delText xml:space="preserve"> You must continue to pay your Medicare Part B premium. You can only </w:delText>
        </w:r>
      </w:del>
      <w:r w:rsidR="002020C0" w:rsidRPr="00AA1441">
        <w:rPr>
          <w:rFonts w:ascii="Times New Roman" w:hAnsi="Times New Roman"/>
          <w:b/>
          <w:sz w:val="24"/>
        </w:rPr>
        <w:t xml:space="preserve">be </w:t>
      </w:r>
      <w:del w:id="593" w:author="Robert Vlasnik" w:date="2026-09-28T12:19:00Z" w16du:dateUtc="2026-09-28T17:19:00Z">
        <w:r w:rsidRPr="007971E2">
          <w:rPr>
            <w:rFonts w:ascii="Times New Roman" w:hAnsi="Times New Roman" w:cs="Times New Roman"/>
            <w:i/>
            <w:sz w:val="24"/>
            <w:szCs w:val="24"/>
          </w:rPr>
          <w:delText xml:space="preserve">in one Medicare Advantage plan at a time and enrollment in this plan will automatically end your enrollment in another Medicare heath or prescription drug plan. A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Carrier Name</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xml:space="preserve"> Medicare Advantage plan is NOT Medicare Supplement insurance</w:delText>
        </w:r>
        <w:r w:rsidRPr="007971E2">
          <w:rPr>
            <w:rFonts w:ascii="Times New Roman" w:hAnsi="Times New Roman" w:cs="Times New Roman"/>
            <w:sz w:val="24"/>
            <w:szCs w:val="24"/>
          </w:rPr>
          <w:delText>."</w:delText>
        </w:r>
      </w:del>
    </w:p>
    <w:p w14:paraId="43E7AEAF" w14:textId="6F9CA878" w:rsidR="00D71396" w:rsidRPr="007971E2" w:rsidRDefault="00D71396" w:rsidP="00D71396">
      <w:pPr>
        <w:pStyle w:val="ListParagraph"/>
        <w:numPr>
          <w:ilvl w:val="0"/>
          <w:numId w:val="46"/>
        </w:numPr>
        <w:rPr>
          <w:del w:id="594" w:author="Robert Vlasnik" w:date="2026-09-28T12:19:00Z" w16du:dateUtc="2026-09-28T17:19:00Z"/>
          <w:rFonts w:ascii="Times New Roman" w:hAnsi="Times New Roman" w:cs="Times New Roman"/>
          <w:i/>
          <w:sz w:val="24"/>
          <w:szCs w:val="24"/>
        </w:rPr>
      </w:pPr>
      <w:del w:id="595" w:author="Robert Vlasnik" w:date="2026-09-28T12:19:00Z" w16du:dateUtc="2026-09-28T17:19:00Z">
        <w:r w:rsidRPr="007971E2">
          <w:rPr>
            <w:rFonts w:ascii="Times New Roman" w:hAnsi="Times New Roman" w:cs="Times New Roman"/>
            <w:b/>
            <w:sz w:val="24"/>
            <w:szCs w:val="24"/>
          </w:rPr>
          <w:delText>PDP</w:delText>
        </w:r>
        <w:r w:rsidRPr="007971E2">
          <w:rPr>
            <w:rFonts w:ascii="Times New Roman" w:hAnsi="Times New Roman" w:cs="Times New Roman"/>
            <w:sz w:val="24"/>
            <w:szCs w:val="24"/>
          </w:rPr>
          <w:delText xml:space="preserve">: </w:delText>
        </w:r>
        <w:r w:rsidRPr="007971E2">
          <w:rPr>
            <w:rFonts w:ascii="Times New Roman" w:hAnsi="Times New Roman" w:cs="Times New Roman"/>
            <w:i/>
            <w:sz w:val="24"/>
            <w:szCs w:val="24"/>
          </w:rPr>
          <w:delText xml:space="preserve">“[Carrier Name] is a stand-alone PDP drug plan and has a contract with a Medicare contract. Enrollment depends on contract renewal. You must keep </w:delText>
        </w:r>
        <w:r w:rsidR="00DE0B5A">
          <w:rPr>
            <w:rFonts w:ascii="Times New Roman" w:hAnsi="Times New Roman" w:cs="Times New Roman"/>
            <w:i/>
            <w:sz w:val="24"/>
            <w:szCs w:val="24"/>
          </w:rPr>
          <w:delText>either</w:delText>
        </w:r>
        <w:r w:rsidRPr="007971E2">
          <w:rPr>
            <w:rFonts w:ascii="Times New Roman" w:hAnsi="Times New Roman" w:cs="Times New Roman"/>
            <w:i/>
            <w:sz w:val="24"/>
            <w:szCs w:val="24"/>
          </w:rPr>
          <w:delText xml:space="preserve"> Hospital (Part A) </w:delText>
        </w:r>
        <w:r w:rsidR="0005466D">
          <w:rPr>
            <w:rFonts w:ascii="Times New Roman" w:hAnsi="Times New Roman" w:cs="Times New Roman"/>
            <w:i/>
            <w:sz w:val="24"/>
            <w:szCs w:val="24"/>
          </w:rPr>
          <w:delText>and/</w:delText>
        </w:r>
        <w:r w:rsidR="00DE0B5A">
          <w:rPr>
            <w:rFonts w:ascii="Times New Roman" w:hAnsi="Times New Roman" w:cs="Times New Roman"/>
            <w:i/>
            <w:sz w:val="24"/>
            <w:szCs w:val="24"/>
          </w:rPr>
          <w:delText>or</w:delText>
        </w:r>
        <w:r w:rsidRPr="007971E2">
          <w:rPr>
            <w:rFonts w:ascii="Times New Roman" w:hAnsi="Times New Roman" w:cs="Times New Roman"/>
            <w:i/>
            <w:sz w:val="24"/>
            <w:szCs w:val="24"/>
          </w:rPr>
          <w:delText xml:space="preserve"> Medical (Part B) to stay in </w:delText>
        </w:r>
        <w:r w:rsidR="00DE0B5A" w:rsidRPr="00BB54DF">
          <w:rPr>
            <w:rFonts w:ascii="Times New Roman" w:hAnsi="Times New Roman" w:cs="Times New Roman"/>
            <w:i/>
            <w:iCs/>
            <w:sz w:val="24"/>
            <w:szCs w:val="24"/>
          </w:rPr>
          <w:delText>[</w:delText>
        </w:r>
        <w:r w:rsidR="00DE0B5A">
          <w:rPr>
            <w:rFonts w:ascii="Times New Roman" w:hAnsi="Times New Roman" w:cs="Times New Roman"/>
            <w:i/>
            <w:iCs/>
            <w:sz w:val="24"/>
            <w:szCs w:val="24"/>
          </w:rPr>
          <w:delText xml:space="preserve">specific </w:delText>
        </w:r>
        <w:r w:rsidR="00DE0B5A" w:rsidRPr="00BB54DF">
          <w:rPr>
            <w:rFonts w:ascii="Times New Roman" w:hAnsi="Times New Roman" w:cs="Times New Roman"/>
            <w:i/>
            <w:iCs/>
            <w:sz w:val="24"/>
            <w:szCs w:val="24"/>
          </w:rPr>
          <w:delText>plan name</w:delText>
        </w:r>
        <w:r w:rsidR="00DE0B5A">
          <w:rPr>
            <w:rFonts w:ascii="Times New Roman" w:hAnsi="Times New Roman" w:cs="Times New Roman"/>
            <w:i/>
            <w:iCs/>
            <w:sz w:val="24"/>
            <w:szCs w:val="24"/>
          </w:rPr>
          <w:delText>] (</w:delText>
        </w:r>
        <w:r w:rsidR="003C0DDC">
          <w:rPr>
            <w:rFonts w:ascii="Times New Roman" w:hAnsi="Times New Roman" w:cs="Times New Roman"/>
            <w:i/>
            <w:iCs/>
            <w:sz w:val="24"/>
            <w:szCs w:val="24"/>
          </w:rPr>
          <w:delText>eg”Generic Medicare Sunshine PDP</w:delText>
        </w:r>
        <w:r w:rsidR="00DE0B5A">
          <w:rPr>
            <w:rFonts w:ascii="Times New Roman" w:hAnsi="Times New Roman" w:cs="Times New Roman"/>
            <w:i/>
            <w:iCs/>
            <w:sz w:val="24"/>
            <w:szCs w:val="24"/>
          </w:rPr>
          <w:delText>)</w:delText>
        </w:r>
        <w:r w:rsidR="00DE0B5A" w:rsidRPr="00BB54DF">
          <w:rPr>
            <w:rFonts w:ascii="Times New Roman" w:hAnsi="Times New Roman" w:cs="Times New Roman"/>
            <w:i/>
            <w:iCs/>
            <w:sz w:val="24"/>
            <w:szCs w:val="24"/>
          </w:rPr>
          <w:delText xml:space="preserve">. </w:delText>
        </w:r>
        <w:r w:rsidR="00DE0B5A" w:rsidRPr="00DE0B5A" w:rsidDel="00DE0B5A">
          <w:rPr>
            <w:rFonts w:ascii="Times New Roman" w:hAnsi="Times New Roman" w:cs="Times New Roman"/>
            <w:i/>
            <w:sz w:val="24"/>
            <w:szCs w:val="24"/>
          </w:rPr>
          <w:delText xml:space="preserve"> </w:delText>
        </w:r>
        <w:r w:rsidRPr="007971E2">
          <w:rPr>
            <w:rFonts w:ascii="Times New Roman" w:hAnsi="Times New Roman" w:cs="Times New Roman"/>
            <w:i/>
            <w:sz w:val="24"/>
            <w:szCs w:val="24"/>
          </w:rPr>
          <w:delText>Enrollment in this plan will automatically end your enrollment in another Medicare health or prescription drug plan. This coverage is in addition to your coverage under Medicare.</w:delText>
        </w:r>
        <w:r w:rsidRPr="007971E2">
          <w:rPr>
            <w:rFonts w:ascii="Times New Roman" w:hAnsi="Times New Roman" w:cs="Times New Roman"/>
            <w:sz w:val="24"/>
            <w:szCs w:val="24"/>
          </w:rPr>
          <w:delText>”</w:delText>
        </w:r>
      </w:del>
    </w:p>
    <w:p w14:paraId="2A253808" w14:textId="77777777" w:rsidR="00D71396" w:rsidRPr="007971E2" w:rsidRDefault="00D71396" w:rsidP="00D71396">
      <w:pPr>
        <w:pStyle w:val="ListParagraph"/>
        <w:ind w:left="2160"/>
        <w:rPr>
          <w:del w:id="596" w:author="Robert Vlasnik" w:date="2026-09-28T12:19:00Z" w16du:dateUtc="2026-09-28T17:19:00Z"/>
          <w:rFonts w:ascii="Times New Roman" w:hAnsi="Times New Roman" w:cs="Times New Roman"/>
          <w:sz w:val="24"/>
          <w:szCs w:val="24"/>
        </w:rPr>
      </w:pPr>
    </w:p>
    <w:p w14:paraId="70E3572E" w14:textId="7F9C6F20" w:rsidR="00D71396" w:rsidRPr="007971E2" w:rsidRDefault="00D71396" w:rsidP="00D71396">
      <w:pPr>
        <w:pStyle w:val="ListParagraph"/>
        <w:numPr>
          <w:ilvl w:val="0"/>
          <w:numId w:val="46"/>
        </w:numPr>
        <w:rPr>
          <w:del w:id="597" w:author="Robert Vlasnik" w:date="2026-09-28T12:19:00Z" w16du:dateUtc="2026-09-28T17:19:00Z"/>
          <w:rFonts w:ascii="Times New Roman" w:hAnsi="Times New Roman" w:cs="Times New Roman"/>
          <w:sz w:val="24"/>
          <w:szCs w:val="24"/>
        </w:rPr>
      </w:pPr>
      <w:del w:id="598" w:author="Robert Vlasnik" w:date="2026-09-28T12:19:00Z" w16du:dateUtc="2026-09-28T17:19:00Z">
        <w:r w:rsidRPr="007971E2">
          <w:rPr>
            <w:rFonts w:ascii="Times New Roman" w:hAnsi="Times New Roman" w:cs="Times New Roman"/>
            <w:b/>
            <w:sz w:val="24"/>
            <w:szCs w:val="24"/>
          </w:rPr>
          <w:delText>MAPD Part D Statement:</w:delText>
        </w:r>
        <w:r w:rsidRPr="007971E2">
          <w:rPr>
            <w:rFonts w:ascii="Times New Roman" w:hAnsi="Times New Roman" w:cs="Times New Roman"/>
            <w:sz w:val="24"/>
            <w:szCs w:val="24"/>
          </w:rPr>
          <w:delText xml:space="preserve"> “</w:delText>
        </w:r>
        <w:r w:rsidRPr="007971E2">
          <w:rPr>
            <w:rFonts w:ascii="Times New Roman" w:hAnsi="Times New Roman" w:cs="Times New Roman"/>
            <w:i/>
            <w:sz w:val="24"/>
            <w:szCs w:val="24"/>
          </w:rPr>
          <w:delText xml:space="preserve">This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Carrier Name</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xml:space="preserve"> plan has Part D coverage built in.” You must use network pharmacies to use your prescription drug benefit, except under non-routine circumstances. Quantity limitations and restrictions may apply.”</w:delText>
        </w:r>
      </w:del>
    </w:p>
    <w:p w14:paraId="5C947C77" w14:textId="77777777" w:rsidR="00D71396" w:rsidRPr="007971E2" w:rsidRDefault="00D71396" w:rsidP="00D71396">
      <w:pPr>
        <w:pStyle w:val="ListParagraph"/>
        <w:ind w:left="2160"/>
        <w:rPr>
          <w:del w:id="599" w:author="Robert Vlasnik" w:date="2026-09-28T12:19:00Z" w16du:dateUtc="2026-09-28T17:19:00Z"/>
          <w:rFonts w:ascii="Times New Roman" w:hAnsi="Times New Roman" w:cs="Times New Roman"/>
          <w:i/>
          <w:sz w:val="24"/>
          <w:szCs w:val="24"/>
        </w:rPr>
      </w:pPr>
    </w:p>
    <w:p w14:paraId="4777CBB4" w14:textId="77777777" w:rsidR="00D71396" w:rsidRPr="007971E2" w:rsidRDefault="00D71396" w:rsidP="00D71396">
      <w:pPr>
        <w:pStyle w:val="ListParagraph"/>
        <w:numPr>
          <w:ilvl w:val="0"/>
          <w:numId w:val="46"/>
        </w:numPr>
        <w:rPr>
          <w:del w:id="600" w:author="Robert Vlasnik" w:date="2026-09-28T12:19:00Z" w16du:dateUtc="2026-09-28T17:19:00Z"/>
          <w:rFonts w:ascii="Times New Roman" w:hAnsi="Times New Roman" w:cs="Times New Roman"/>
          <w:i/>
          <w:sz w:val="24"/>
          <w:szCs w:val="24"/>
        </w:rPr>
      </w:pPr>
      <w:del w:id="601" w:author="Robert Vlasnik" w:date="2026-09-28T12:19:00Z" w16du:dateUtc="2026-09-28T17:19:00Z">
        <w:r w:rsidRPr="007971E2">
          <w:rPr>
            <w:rFonts w:ascii="Times New Roman" w:hAnsi="Times New Roman" w:cs="Times New Roman"/>
            <w:b/>
            <w:sz w:val="24"/>
            <w:szCs w:val="24"/>
          </w:rPr>
          <w:delText>MAPD/PDP Pharmacy statement</w:delText>
        </w:r>
        <w:r w:rsidRPr="007971E2">
          <w:rPr>
            <w:rFonts w:ascii="Times New Roman" w:hAnsi="Times New Roman" w:cs="Times New Roman"/>
            <w:sz w:val="24"/>
            <w:szCs w:val="24"/>
          </w:rPr>
          <w:delText>: “</w:delText>
        </w:r>
        <w:r w:rsidRPr="007971E2">
          <w:rPr>
            <w:rFonts w:ascii="Times New Roman" w:hAnsi="Times New Roman" w:cs="Times New Roman"/>
            <w:i/>
            <w:sz w:val="24"/>
            <w:szCs w:val="24"/>
          </w:rPr>
          <w:delText>You can only be in one Medicare prescription drug plan at a time.”</w:delText>
        </w:r>
      </w:del>
    </w:p>
    <w:p w14:paraId="59CE9680" w14:textId="77777777" w:rsidR="00D71396" w:rsidRPr="007971E2" w:rsidRDefault="00D71396" w:rsidP="00D71396">
      <w:pPr>
        <w:pStyle w:val="ListParagraph"/>
        <w:ind w:left="2160"/>
        <w:rPr>
          <w:del w:id="602" w:author="Robert Vlasnik" w:date="2026-09-28T12:19:00Z" w16du:dateUtc="2026-09-28T17:19:00Z"/>
          <w:rFonts w:ascii="Times New Roman" w:hAnsi="Times New Roman" w:cs="Times New Roman"/>
          <w:sz w:val="24"/>
          <w:szCs w:val="24"/>
        </w:rPr>
      </w:pPr>
    </w:p>
    <w:p w14:paraId="0D6133AD" w14:textId="4F0F415B" w:rsidR="00A0122B" w:rsidRPr="007971E2" w:rsidRDefault="00D71396">
      <w:pPr>
        <w:pStyle w:val="ListParagraph"/>
        <w:numPr>
          <w:ilvl w:val="0"/>
          <w:numId w:val="46"/>
        </w:numPr>
        <w:rPr>
          <w:del w:id="603" w:author="Robert Vlasnik" w:date="2026-09-28T12:19:00Z" w16du:dateUtc="2026-09-28T17:19:00Z"/>
          <w:rFonts w:ascii="Times New Roman" w:hAnsi="Times New Roman" w:cs="Times New Roman"/>
          <w:sz w:val="24"/>
          <w:szCs w:val="24"/>
        </w:rPr>
      </w:pPr>
      <w:del w:id="604" w:author="Robert Vlasnik" w:date="2026-09-28T12:19:00Z" w16du:dateUtc="2026-09-28T17:19:00Z">
        <w:r w:rsidRPr="007971E2">
          <w:rPr>
            <w:rFonts w:ascii="Times New Roman" w:hAnsi="Times New Roman" w:cs="Times New Roman"/>
            <w:b/>
            <w:sz w:val="24"/>
            <w:szCs w:val="24"/>
          </w:rPr>
          <w:delText>Benefit Listing (MA/MAPD/PDP):</w:delText>
        </w:r>
        <w:r w:rsidRPr="007971E2">
          <w:rPr>
            <w:rFonts w:ascii="Times New Roman" w:hAnsi="Times New Roman" w:cs="Times New Roman"/>
            <w:sz w:val="24"/>
            <w:szCs w:val="24"/>
          </w:rPr>
          <w:delText xml:space="preserve"> “</w:delText>
        </w:r>
        <w:r w:rsidRPr="007971E2">
          <w:rPr>
            <w:rFonts w:ascii="Times New Roman" w:hAnsi="Times New Roman" w:cs="Times New Roman"/>
            <w:i/>
            <w:sz w:val="24"/>
            <w:szCs w:val="24"/>
          </w:rPr>
          <w:delText xml:space="preserve">Benefits, premiums and/or copayments/coinsurance may change on January 1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year</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This information is not a complete description of benefits. Review the full list of benefits found in the Evidence of Coverage (EOC).”</w:delText>
        </w:r>
      </w:del>
    </w:p>
    <w:p w14:paraId="75732616" w14:textId="77777777" w:rsidR="000E719F" w:rsidRPr="007971E2" w:rsidRDefault="000E719F" w:rsidP="007971E2">
      <w:pPr>
        <w:pStyle w:val="ListParagraph"/>
        <w:rPr>
          <w:del w:id="605" w:author="Robert Vlasnik" w:date="2026-09-28T12:19:00Z" w16du:dateUtc="2026-09-28T17:19:00Z"/>
          <w:rFonts w:ascii="Times New Roman" w:hAnsi="Times New Roman" w:cs="Times New Roman"/>
          <w:sz w:val="24"/>
          <w:szCs w:val="24"/>
        </w:rPr>
      </w:pPr>
    </w:p>
    <w:p w14:paraId="174B1A0D" w14:textId="5729660B" w:rsidR="000E719F" w:rsidRPr="007971E2" w:rsidRDefault="000E719F" w:rsidP="000E719F">
      <w:pPr>
        <w:pStyle w:val="ListParagraph"/>
        <w:numPr>
          <w:ilvl w:val="0"/>
          <w:numId w:val="46"/>
        </w:numPr>
        <w:rPr>
          <w:del w:id="606" w:author="Robert Vlasnik" w:date="2026-09-28T12:19:00Z" w16du:dateUtc="2026-09-28T17:19:00Z"/>
          <w:rFonts w:ascii="Times New Roman" w:hAnsi="Times New Roman" w:cs="Times New Roman"/>
          <w:sz w:val="24"/>
          <w:szCs w:val="24"/>
        </w:rPr>
      </w:pPr>
      <w:del w:id="607" w:author="Robert Vlasnik" w:date="2026-09-28T12:19:00Z" w16du:dateUtc="2026-09-28T17:19:00Z">
        <w:r w:rsidRPr="00104DCD">
          <w:rPr>
            <w:rFonts w:ascii="Times New Roman" w:hAnsi="Times New Roman" w:cs="Times New Roman"/>
            <w:b/>
            <w:sz w:val="24"/>
            <w:szCs w:val="24"/>
          </w:rPr>
          <w:delText>Coverage outside of the U.S.</w:delText>
        </w:r>
        <w:r>
          <w:rPr>
            <w:rFonts w:ascii="Times New Roman" w:hAnsi="Times New Roman" w:cs="Times New Roman"/>
            <w:b/>
            <w:sz w:val="24"/>
            <w:szCs w:val="24"/>
          </w:rPr>
          <w:delText xml:space="preserve"> </w:delText>
        </w:r>
        <w:r w:rsidRPr="00104DCD">
          <w:rPr>
            <w:rFonts w:ascii="Times New Roman" w:hAnsi="Times New Roman" w:cs="Times New Roman"/>
            <w:b/>
            <w:sz w:val="24"/>
            <w:szCs w:val="24"/>
          </w:rPr>
          <w:delText>:</w:delText>
        </w:r>
        <w:r>
          <w:rPr>
            <w:rFonts w:ascii="Times New Roman" w:hAnsi="Times New Roman" w:cs="Times New Roman"/>
            <w:sz w:val="24"/>
            <w:szCs w:val="24"/>
          </w:rPr>
          <w:delText xml:space="preserve"> “</w:delText>
        </w:r>
        <w:r>
          <w:rPr>
            <w:rFonts w:ascii="Times New Roman" w:hAnsi="Times New Roman" w:cs="Times New Roman"/>
            <w:i/>
            <w:sz w:val="24"/>
            <w:szCs w:val="24"/>
          </w:rPr>
          <w:delText>You</w:delText>
        </w:r>
        <w:r w:rsidRPr="00104DCD">
          <w:rPr>
            <w:rFonts w:ascii="Times New Roman" w:hAnsi="Times New Roman" w:cs="Times New Roman"/>
            <w:i/>
            <w:sz w:val="24"/>
            <w:szCs w:val="24"/>
          </w:rPr>
          <w:delText xml:space="preserve"> understand that people with Medicare are generally not covered under Medicare while out of the country, except for limited coverage near the U.S. border.</w:delText>
        </w:r>
        <w:r>
          <w:rPr>
            <w:rFonts w:ascii="Times New Roman" w:hAnsi="Times New Roman" w:cs="Times New Roman"/>
            <w:i/>
            <w:sz w:val="24"/>
            <w:szCs w:val="24"/>
          </w:rPr>
          <w:delText>”</w:delText>
        </w:r>
      </w:del>
    </w:p>
    <w:p w14:paraId="4E7A0AD3" w14:textId="2C62FFA3" w:rsidR="00A0122B" w:rsidRPr="007971E2" w:rsidRDefault="00A0122B" w:rsidP="00FA3687">
      <w:pPr>
        <w:rPr>
          <w:del w:id="608" w:author="Robert Vlasnik" w:date="2026-09-28T12:19:00Z" w16du:dateUtc="2026-09-28T17:19:00Z"/>
          <w:rFonts w:ascii="Times New Roman" w:hAnsi="Times New Roman" w:cs="Times New Roman"/>
          <w:sz w:val="24"/>
          <w:szCs w:val="24"/>
        </w:rPr>
      </w:pPr>
    </w:p>
    <w:p w14:paraId="29AD7FF8" w14:textId="2A9763B7" w:rsidR="00D71396" w:rsidRPr="007971E2" w:rsidRDefault="00D71396" w:rsidP="00D71396">
      <w:pPr>
        <w:pStyle w:val="ListParagraph"/>
        <w:numPr>
          <w:ilvl w:val="0"/>
          <w:numId w:val="46"/>
        </w:numPr>
        <w:rPr>
          <w:del w:id="609" w:author="Robert Vlasnik" w:date="2026-09-28T12:19:00Z" w16du:dateUtc="2026-09-28T17:19:00Z"/>
          <w:rFonts w:ascii="Times New Roman" w:hAnsi="Times New Roman" w:cs="Times New Roman"/>
          <w:sz w:val="24"/>
          <w:szCs w:val="24"/>
        </w:rPr>
      </w:pPr>
      <w:del w:id="610" w:author="Robert Vlasnik" w:date="2026-09-28T12:19:00Z" w16du:dateUtc="2026-09-28T17:19:00Z">
        <w:r w:rsidRPr="007971E2">
          <w:rPr>
            <w:rFonts w:ascii="Times New Roman" w:hAnsi="Times New Roman" w:cs="Times New Roman"/>
            <w:b/>
            <w:sz w:val="24"/>
            <w:szCs w:val="24"/>
          </w:rPr>
          <w:delText>HMO:</w:delText>
        </w:r>
        <w:r w:rsidRPr="007971E2">
          <w:rPr>
            <w:rFonts w:ascii="Times New Roman" w:hAnsi="Times New Roman" w:cs="Times New Roman"/>
            <w:sz w:val="24"/>
            <w:szCs w:val="24"/>
          </w:rPr>
          <w:delText xml:space="preserve"> “</w:delText>
        </w:r>
        <w:r w:rsidRPr="007971E2">
          <w:rPr>
            <w:rFonts w:ascii="Times New Roman" w:hAnsi="Times New Roman" w:cs="Times New Roman"/>
            <w:i/>
            <w:sz w:val="24"/>
            <w:szCs w:val="24"/>
          </w:rPr>
          <w:delText>You</w:delText>
        </w:r>
        <w:r w:rsidR="000E719F">
          <w:rPr>
            <w:rFonts w:ascii="Times New Roman" w:hAnsi="Times New Roman" w:cs="Times New Roman"/>
            <w:i/>
            <w:sz w:val="24"/>
            <w:szCs w:val="24"/>
          </w:rPr>
          <w:delText xml:space="preserve"> understand that once the plan begins you</w:delText>
        </w:r>
        <w:r w:rsidRPr="007971E2">
          <w:rPr>
            <w:rFonts w:ascii="Times New Roman" w:hAnsi="Times New Roman" w:cs="Times New Roman"/>
            <w:i/>
            <w:sz w:val="24"/>
            <w:szCs w:val="24"/>
          </w:rPr>
          <w:delText xml:space="preserve"> must use participating providers except in an emergency otherwise you will be responsible for the costs.”</w:delText>
        </w:r>
      </w:del>
    </w:p>
    <w:p w14:paraId="00130A50" w14:textId="77777777" w:rsidR="00D71396" w:rsidRPr="007971E2" w:rsidRDefault="00D71396" w:rsidP="00D71396">
      <w:pPr>
        <w:pStyle w:val="ListParagraph"/>
        <w:ind w:left="2160"/>
        <w:rPr>
          <w:del w:id="611" w:author="Robert Vlasnik" w:date="2026-09-28T12:19:00Z" w16du:dateUtc="2026-09-28T17:19:00Z"/>
          <w:rFonts w:ascii="Times New Roman" w:hAnsi="Times New Roman" w:cs="Times New Roman"/>
          <w:i/>
          <w:sz w:val="24"/>
          <w:szCs w:val="24"/>
        </w:rPr>
      </w:pPr>
    </w:p>
    <w:p w14:paraId="757F61E5" w14:textId="5005987F" w:rsidR="00D71396" w:rsidRPr="007971E2" w:rsidRDefault="00D71396" w:rsidP="00D71396">
      <w:pPr>
        <w:pStyle w:val="ListParagraph"/>
        <w:numPr>
          <w:ilvl w:val="0"/>
          <w:numId w:val="46"/>
        </w:numPr>
        <w:rPr>
          <w:del w:id="612" w:author="Robert Vlasnik" w:date="2026-09-28T12:19:00Z" w16du:dateUtc="2026-09-28T17:19:00Z"/>
          <w:rFonts w:ascii="Times New Roman" w:hAnsi="Times New Roman" w:cs="Times New Roman"/>
          <w:i/>
          <w:sz w:val="24"/>
          <w:szCs w:val="24"/>
        </w:rPr>
      </w:pPr>
      <w:del w:id="613" w:author="Robert Vlasnik" w:date="2026-09-28T12:19:00Z" w16du:dateUtc="2026-09-28T17:19:00Z">
        <w:r w:rsidRPr="007971E2">
          <w:rPr>
            <w:rFonts w:ascii="Times New Roman" w:hAnsi="Times New Roman" w:cs="Times New Roman"/>
            <w:b/>
            <w:sz w:val="24"/>
            <w:szCs w:val="24"/>
          </w:rPr>
          <w:delText>HMO CC-SNP:</w:delText>
        </w:r>
        <w:r w:rsidRPr="007971E2">
          <w:rPr>
            <w:rFonts w:ascii="Times New Roman" w:hAnsi="Times New Roman" w:cs="Times New Roman"/>
            <w:sz w:val="24"/>
            <w:szCs w:val="24"/>
          </w:rPr>
          <w:delText xml:space="preserve"> “</w:delText>
        </w:r>
        <w:r w:rsidRPr="007971E2">
          <w:rPr>
            <w:rFonts w:ascii="Times New Roman" w:hAnsi="Times New Roman" w:cs="Times New Roman"/>
            <w:i/>
            <w:sz w:val="24"/>
            <w:szCs w:val="24"/>
          </w:rPr>
          <w:delText>You</w:delText>
        </w:r>
        <w:r w:rsidR="000E719F">
          <w:rPr>
            <w:rFonts w:ascii="Times New Roman" w:hAnsi="Times New Roman" w:cs="Times New Roman"/>
            <w:i/>
            <w:sz w:val="24"/>
            <w:szCs w:val="24"/>
          </w:rPr>
          <w:delText xml:space="preserve"> understand that once the plan begins you</w:delText>
        </w:r>
        <w:r w:rsidRPr="007971E2">
          <w:rPr>
            <w:rFonts w:ascii="Times New Roman" w:hAnsi="Times New Roman" w:cs="Times New Roman"/>
            <w:i/>
            <w:sz w:val="24"/>
            <w:szCs w:val="24"/>
          </w:rPr>
          <w:delText xml:space="preserve"> must use participating providers except in an emergency otherwise you will be responsible for the costs. Your ability to enroll into this special needs plan is based on physician verification that you </w:delText>
        </w:r>
        <w:r w:rsidRPr="007971E2">
          <w:rPr>
            <w:rFonts w:ascii="Times New Roman" w:hAnsi="Times New Roman" w:cs="Times New Roman"/>
            <w:i/>
            <w:sz w:val="24"/>
            <w:szCs w:val="24"/>
          </w:rPr>
          <w:lastRenderedPageBreak/>
          <w:delText>have the qualifying medical condition(s).</w:delText>
        </w:r>
        <w:r w:rsidR="00BD06CC">
          <w:rPr>
            <w:rFonts w:ascii="Times New Roman" w:hAnsi="Times New Roman" w:cs="Times New Roman"/>
            <w:i/>
            <w:sz w:val="24"/>
            <w:szCs w:val="24"/>
          </w:rPr>
          <w:delText xml:space="preserve"> Your physician is required to complete a form verifying your qualifying diagnosis within 30 days of enrollment or you will be disenrolled from the plan</w:delText>
        </w:r>
        <w:r w:rsidRPr="007971E2">
          <w:rPr>
            <w:rFonts w:ascii="Times New Roman" w:hAnsi="Times New Roman" w:cs="Times New Roman"/>
            <w:i/>
            <w:sz w:val="24"/>
            <w:szCs w:val="24"/>
          </w:rPr>
          <w:delText>”</w:delText>
        </w:r>
      </w:del>
    </w:p>
    <w:p w14:paraId="32DB8F4C" w14:textId="77777777" w:rsidR="00D71396" w:rsidRPr="007971E2" w:rsidRDefault="00D71396" w:rsidP="00D71396">
      <w:pPr>
        <w:pStyle w:val="ListParagraph"/>
        <w:ind w:left="2160"/>
        <w:rPr>
          <w:del w:id="614" w:author="Robert Vlasnik" w:date="2026-09-28T12:19:00Z" w16du:dateUtc="2026-09-28T17:19:00Z"/>
          <w:rFonts w:ascii="Times New Roman" w:hAnsi="Times New Roman" w:cs="Times New Roman"/>
          <w:i/>
          <w:sz w:val="24"/>
          <w:szCs w:val="24"/>
        </w:rPr>
      </w:pPr>
    </w:p>
    <w:p w14:paraId="2C151686" w14:textId="67F8060B" w:rsidR="00D71396" w:rsidRPr="007971E2" w:rsidRDefault="00D71396" w:rsidP="00D71396">
      <w:pPr>
        <w:pStyle w:val="ListParagraph"/>
        <w:numPr>
          <w:ilvl w:val="0"/>
          <w:numId w:val="46"/>
        </w:numPr>
        <w:rPr>
          <w:del w:id="615" w:author="Robert Vlasnik" w:date="2026-09-28T12:19:00Z" w16du:dateUtc="2026-09-28T17:19:00Z"/>
          <w:rFonts w:ascii="Times New Roman" w:hAnsi="Times New Roman" w:cs="Times New Roman"/>
          <w:i/>
          <w:sz w:val="24"/>
          <w:szCs w:val="24"/>
        </w:rPr>
      </w:pPr>
      <w:del w:id="616" w:author="Robert Vlasnik" w:date="2026-09-28T12:19:00Z" w16du:dateUtc="2026-09-28T17:19:00Z">
        <w:r w:rsidRPr="007971E2">
          <w:rPr>
            <w:rFonts w:ascii="Times New Roman" w:hAnsi="Times New Roman" w:cs="Times New Roman"/>
            <w:b/>
            <w:sz w:val="24"/>
            <w:szCs w:val="24"/>
          </w:rPr>
          <w:delText>DE-SNP:</w:delText>
        </w:r>
        <w:r w:rsidRPr="007971E2">
          <w:rPr>
            <w:rFonts w:ascii="Times New Roman" w:hAnsi="Times New Roman" w:cs="Times New Roman"/>
            <w:sz w:val="24"/>
            <w:szCs w:val="24"/>
          </w:rPr>
          <w:delText xml:space="preserve"> “</w:delText>
        </w:r>
        <w:r w:rsidR="000E719F">
          <w:rPr>
            <w:rFonts w:ascii="Times New Roman" w:hAnsi="Times New Roman" w:cs="Times New Roman"/>
            <w:i/>
            <w:sz w:val="24"/>
            <w:szCs w:val="24"/>
          </w:rPr>
          <w:delText>You understand that once the plan begins n</w:delText>
        </w:r>
        <w:r w:rsidRPr="007971E2">
          <w:rPr>
            <w:rFonts w:ascii="Times New Roman" w:hAnsi="Times New Roman" w:cs="Times New Roman"/>
            <w:i/>
            <w:sz w:val="24"/>
            <w:szCs w:val="24"/>
          </w:rPr>
          <w:delText>on-contracted/out-of-network providers are not obligated to treat you except for emergency or urgently needed services otherwise you may be responsible for the costs. Your ability to enroll in this special needs plan is based on verification that you are entitled to both Medicare and the qualifying level of Medicaid.”</w:delText>
        </w:r>
      </w:del>
    </w:p>
    <w:p w14:paraId="400DEA32" w14:textId="77777777" w:rsidR="00D71396" w:rsidRPr="007971E2" w:rsidRDefault="00D71396" w:rsidP="00D71396">
      <w:pPr>
        <w:pStyle w:val="ListParagraph"/>
        <w:ind w:left="2160"/>
        <w:rPr>
          <w:del w:id="617" w:author="Robert Vlasnik" w:date="2026-09-28T12:19:00Z" w16du:dateUtc="2026-09-28T17:19:00Z"/>
          <w:rFonts w:ascii="Times New Roman" w:hAnsi="Times New Roman" w:cs="Times New Roman"/>
          <w:sz w:val="24"/>
          <w:szCs w:val="24"/>
        </w:rPr>
      </w:pPr>
    </w:p>
    <w:p w14:paraId="41110B4D" w14:textId="77777777" w:rsidR="00BD06CC" w:rsidRDefault="00D71396" w:rsidP="00D71396">
      <w:pPr>
        <w:pStyle w:val="ListParagraph"/>
        <w:numPr>
          <w:ilvl w:val="1"/>
          <w:numId w:val="46"/>
        </w:numPr>
        <w:rPr>
          <w:del w:id="618" w:author="Robert Vlasnik" w:date="2026-09-28T12:19:00Z" w16du:dateUtc="2026-09-28T17:19:00Z"/>
          <w:rFonts w:ascii="Times New Roman" w:hAnsi="Times New Roman" w:cs="Times New Roman"/>
          <w:sz w:val="24"/>
          <w:szCs w:val="24"/>
        </w:rPr>
      </w:pPr>
      <w:del w:id="619" w:author="Robert Vlasnik" w:date="2026-09-28T12:19:00Z" w16du:dateUtc="2026-09-28T17:19:00Z">
        <w:r w:rsidRPr="007971E2">
          <w:rPr>
            <w:rFonts w:ascii="Times New Roman" w:hAnsi="Times New Roman" w:cs="Times New Roman"/>
            <w:b/>
            <w:sz w:val="24"/>
            <w:szCs w:val="24"/>
          </w:rPr>
          <w:delText>If Florida DE-SNP,</w:delText>
        </w:r>
        <w:r w:rsidRPr="007971E2">
          <w:rPr>
            <w:rFonts w:ascii="Times New Roman" w:hAnsi="Times New Roman" w:cs="Times New Roman"/>
            <w:sz w:val="24"/>
            <w:szCs w:val="24"/>
          </w:rPr>
          <w:delText xml:space="preserve"> also state: </w:delText>
        </w:r>
      </w:del>
    </w:p>
    <w:p w14:paraId="70DE5FFF" w14:textId="301D5838" w:rsidR="00D71396" w:rsidRPr="0085519B" w:rsidRDefault="00D71396" w:rsidP="0085519B">
      <w:pPr>
        <w:pStyle w:val="ListParagraph"/>
        <w:numPr>
          <w:ilvl w:val="2"/>
          <w:numId w:val="46"/>
        </w:numPr>
        <w:rPr>
          <w:del w:id="620" w:author="Robert Vlasnik" w:date="2026-09-28T12:19:00Z" w16du:dateUtc="2026-09-28T17:19:00Z"/>
          <w:rFonts w:ascii="Times New Roman" w:hAnsi="Times New Roman" w:cs="Times New Roman"/>
          <w:sz w:val="24"/>
          <w:szCs w:val="24"/>
        </w:rPr>
      </w:pPr>
      <w:del w:id="621" w:author="Robert Vlasnik" w:date="2026-09-28T12:19:00Z" w16du:dateUtc="2026-09-28T17:19:00Z">
        <w:r w:rsidRPr="007971E2">
          <w:rPr>
            <w:rFonts w:ascii="Times New Roman" w:hAnsi="Times New Roman" w:cs="Times New Roman"/>
            <w:i/>
            <w:sz w:val="24"/>
            <w:szCs w:val="24"/>
          </w:rPr>
          <w:delText xml:space="preserve">“This plan is sponsored by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Carrier name</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xml:space="preserve"> and the State of Florida Agency For Health Care Administration.”</w:delText>
        </w:r>
      </w:del>
    </w:p>
    <w:p w14:paraId="1F013EF9" w14:textId="77777777" w:rsidR="00BD06CC" w:rsidRPr="00BD06CC" w:rsidRDefault="00BD06CC" w:rsidP="00BD06CC">
      <w:pPr>
        <w:pStyle w:val="ListParagraph"/>
        <w:numPr>
          <w:ilvl w:val="2"/>
          <w:numId w:val="46"/>
        </w:numPr>
        <w:rPr>
          <w:del w:id="622" w:author="Robert Vlasnik" w:date="2026-09-28T12:19:00Z" w16du:dateUtc="2026-09-28T17:19:00Z"/>
          <w:rFonts w:ascii="Times New Roman" w:hAnsi="Times New Roman" w:cs="Times New Roman"/>
          <w:sz w:val="24"/>
          <w:szCs w:val="24"/>
        </w:rPr>
      </w:pPr>
      <w:del w:id="623" w:author="Robert Vlasnik" w:date="2026-09-28T12:19:00Z" w16du:dateUtc="2026-09-28T17:19:00Z">
        <w:r w:rsidRPr="00BD06CC">
          <w:rPr>
            <w:rFonts w:ascii="Times New Roman" w:hAnsi="Times New Roman" w:cs="Times New Roman"/>
            <w:sz w:val="24"/>
            <w:szCs w:val="24"/>
          </w:rPr>
          <w:delText xml:space="preserve">“&lt;Carrier name&gt; is a DSNP with a Florida Medicaid Contract.  The benefit information </w:delText>
        </w:r>
      </w:del>
      <w:r w:rsidR="002020C0" w:rsidRPr="00AA1441">
        <w:rPr>
          <w:rFonts w:ascii="Times New Roman" w:hAnsi="Times New Roman"/>
          <w:b/>
          <w:sz w:val="24"/>
        </w:rPr>
        <w:t xml:space="preserve">provided </w:t>
      </w:r>
      <w:del w:id="624" w:author="Robert Vlasnik" w:date="2026-09-28T12:19:00Z" w16du:dateUtc="2026-09-28T17:19:00Z">
        <w:r w:rsidRPr="00BD06CC">
          <w:rPr>
            <w:rFonts w:ascii="Times New Roman" w:hAnsi="Times New Roman" w:cs="Times New Roman"/>
            <w:sz w:val="24"/>
            <w:szCs w:val="24"/>
          </w:rPr>
          <w:delText>is a brief summary, not a complete description of benefits. For more information contact the DSNP. Limitations, copayments and/or restrictions may apply. [Benefits, formulary, pharmacy network, premium and/or copayments/co-insurance] may change.”</w:delText>
        </w:r>
      </w:del>
    </w:p>
    <w:p w14:paraId="70CE2300" w14:textId="77777777" w:rsidR="00BD06CC" w:rsidRPr="007971E2" w:rsidRDefault="00BD06CC" w:rsidP="0085519B">
      <w:pPr>
        <w:pStyle w:val="ListParagraph"/>
        <w:numPr>
          <w:ilvl w:val="2"/>
          <w:numId w:val="46"/>
        </w:numPr>
        <w:rPr>
          <w:del w:id="625" w:author="Robert Vlasnik" w:date="2026-09-28T12:19:00Z" w16du:dateUtc="2026-09-28T17:19:00Z"/>
          <w:rFonts w:ascii="Times New Roman" w:hAnsi="Times New Roman" w:cs="Times New Roman"/>
          <w:sz w:val="24"/>
          <w:szCs w:val="24"/>
        </w:rPr>
      </w:pPr>
    </w:p>
    <w:p w14:paraId="1E159FB1" w14:textId="77777777" w:rsidR="00D71396" w:rsidRPr="007971E2" w:rsidRDefault="00D71396" w:rsidP="00D71396">
      <w:pPr>
        <w:pStyle w:val="ListParagraph"/>
        <w:numPr>
          <w:ilvl w:val="1"/>
          <w:numId w:val="46"/>
        </w:numPr>
        <w:rPr>
          <w:del w:id="626" w:author="Robert Vlasnik" w:date="2026-09-28T12:19:00Z" w16du:dateUtc="2026-09-28T17:19:00Z"/>
          <w:rFonts w:ascii="Times New Roman" w:hAnsi="Times New Roman" w:cs="Times New Roman"/>
          <w:i/>
          <w:sz w:val="24"/>
          <w:szCs w:val="24"/>
        </w:rPr>
      </w:pPr>
      <w:del w:id="627" w:author="Robert Vlasnik" w:date="2026-09-28T12:19:00Z" w16du:dateUtc="2026-09-28T17:19:00Z">
        <w:r w:rsidRPr="007971E2">
          <w:rPr>
            <w:rFonts w:ascii="Times New Roman" w:hAnsi="Times New Roman" w:cs="Times New Roman"/>
            <w:b/>
            <w:sz w:val="24"/>
            <w:szCs w:val="24"/>
          </w:rPr>
          <w:delText>If Tennessee DE-SNP</w:delText>
        </w:r>
        <w:r w:rsidRPr="007971E2">
          <w:rPr>
            <w:rFonts w:ascii="Times New Roman" w:hAnsi="Times New Roman" w:cs="Times New Roman"/>
            <w:sz w:val="24"/>
            <w:szCs w:val="24"/>
          </w:rPr>
          <w:delText>, also state: “</w:delText>
        </w:r>
        <w:r w:rsidRPr="007971E2">
          <w:rPr>
            <w:rFonts w:ascii="Times New Roman" w:hAnsi="Times New Roman" w:cs="Times New Roman"/>
            <w:i/>
            <w:sz w:val="24"/>
            <w:szCs w:val="24"/>
          </w:rPr>
          <w:delText>TennCare is not responsible for payment for these benefits, except for appropriate cost sharing amounts. TennCare is not responsible for guaranteeing the availability or quality of these benefits. Any reference to more, extra, or additional Medicare benefits, is applicable to Medicare only and does not indicate increased Medicaid benefits.”</w:delText>
        </w:r>
      </w:del>
    </w:p>
    <w:p w14:paraId="3E9C0C10" w14:textId="77777777" w:rsidR="00D71396" w:rsidRPr="007971E2" w:rsidRDefault="00D71396" w:rsidP="00D71396">
      <w:pPr>
        <w:pStyle w:val="ListParagraph"/>
        <w:ind w:left="2160"/>
        <w:rPr>
          <w:del w:id="628" w:author="Robert Vlasnik" w:date="2026-09-28T12:19:00Z" w16du:dateUtc="2026-09-28T17:19:00Z"/>
          <w:rFonts w:ascii="Times New Roman" w:hAnsi="Times New Roman" w:cs="Times New Roman"/>
          <w:i/>
          <w:sz w:val="24"/>
          <w:szCs w:val="24"/>
        </w:rPr>
      </w:pPr>
    </w:p>
    <w:p w14:paraId="03879596" w14:textId="310CB6FA" w:rsidR="00D71396" w:rsidRPr="007971E2" w:rsidRDefault="00D71396" w:rsidP="00D71396">
      <w:pPr>
        <w:pStyle w:val="ListParagraph"/>
        <w:numPr>
          <w:ilvl w:val="0"/>
          <w:numId w:val="46"/>
        </w:numPr>
        <w:rPr>
          <w:del w:id="629" w:author="Robert Vlasnik" w:date="2026-09-28T12:19:00Z" w16du:dateUtc="2026-09-28T17:19:00Z"/>
          <w:rFonts w:ascii="Times New Roman" w:hAnsi="Times New Roman" w:cs="Times New Roman"/>
          <w:i/>
          <w:sz w:val="24"/>
          <w:szCs w:val="24"/>
        </w:rPr>
      </w:pPr>
      <w:del w:id="630" w:author="Robert Vlasnik" w:date="2026-09-28T12:19:00Z" w16du:dateUtc="2026-09-28T17:19:00Z">
        <w:r w:rsidRPr="007971E2">
          <w:rPr>
            <w:rFonts w:ascii="Times New Roman" w:hAnsi="Times New Roman" w:cs="Times New Roman"/>
            <w:b/>
            <w:sz w:val="24"/>
            <w:szCs w:val="24"/>
          </w:rPr>
          <w:delText>PPO, POS or PFFS:</w:delText>
        </w:r>
        <w:r w:rsidRPr="007971E2">
          <w:rPr>
            <w:rFonts w:ascii="Times New Roman" w:hAnsi="Times New Roman" w:cs="Times New Roman"/>
            <w:sz w:val="24"/>
            <w:szCs w:val="24"/>
          </w:rPr>
          <w:delText xml:space="preserve"> </w:delText>
        </w:r>
        <w:r w:rsidRPr="007971E2">
          <w:rPr>
            <w:rFonts w:ascii="Times New Roman" w:hAnsi="Times New Roman" w:cs="Times New Roman"/>
            <w:i/>
            <w:sz w:val="24"/>
            <w:szCs w:val="24"/>
          </w:rPr>
          <w:delText>“</w:delText>
        </w:r>
        <w:r w:rsidR="000E719F">
          <w:rPr>
            <w:rFonts w:ascii="Times New Roman" w:hAnsi="Times New Roman" w:cs="Times New Roman"/>
            <w:i/>
            <w:sz w:val="24"/>
            <w:szCs w:val="24"/>
          </w:rPr>
          <w:delText>You understand that once the plan begins o</w:delText>
        </w:r>
        <w:r w:rsidRPr="007971E2">
          <w:rPr>
            <w:rFonts w:ascii="Times New Roman" w:hAnsi="Times New Roman" w:cs="Times New Roman"/>
            <w:i/>
            <w:sz w:val="24"/>
            <w:szCs w:val="24"/>
          </w:rPr>
          <w:delText xml:space="preserve">ut-of-network/non-contracted providers are under no obligation to treat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Plan/Part D sponsor</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xml:space="preserve"> members, except in emergency situations. Please call the plan’s customer service number or see your Evidence of Coverage for more information, including the cost-sharing that applies to out-of-network services.”</w:delText>
        </w:r>
      </w:del>
    </w:p>
    <w:p w14:paraId="038251D2" w14:textId="77777777" w:rsidR="00D71396" w:rsidRPr="007971E2" w:rsidRDefault="00D71396" w:rsidP="00D71396">
      <w:pPr>
        <w:pStyle w:val="ListParagraph"/>
        <w:ind w:left="2160"/>
        <w:rPr>
          <w:del w:id="631" w:author="Robert Vlasnik" w:date="2026-09-28T12:19:00Z" w16du:dateUtc="2026-09-28T17:19:00Z"/>
          <w:rFonts w:ascii="Times New Roman" w:hAnsi="Times New Roman" w:cs="Times New Roman"/>
          <w:i/>
          <w:sz w:val="24"/>
          <w:szCs w:val="24"/>
        </w:rPr>
      </w:pPr>
    </w:p>
    <w:p w14:paraId="39898CDA" w14:textId="77777777" w:rsidR="00D71396" w:rsidRPr="007971E2" w:rsidRDefault="00D71396" w:rsidP="00D71396">
      <w:pPr>
        <w:pStyle w:val="ListParagraph"/>
        <w:numPr>
          <w:ilvl w:val="0"/>
          <w:numId w:val="46"/>
        </w:numPr>
        <w:rPr>
          <w:del w:id="632" w:author="Robert Vlasnik" w:date="2026-09-28T12:19:00Z" w16du:dateUtc="2026-09-28T17:19:00Z"/>
          <w:rFonts w:ascii="Times New Roman" w:hAnsi="Times New Roman" w:cs="Times New Roman"/>
          <w:i/>
          <w:sz w:val="24"/>
          <w:szCs w:val="24"/>
        </w:rPr>
      </w:pPr>
      <w:del w:id="633" w:author="Robert Vlasnik" w:date="2026-09-28T12:19:00Z" w16du:dateUtc="2026-09-28T17:19:00Z">
        <w:r w:rsidRPr="007971E2">
          <w:rPr>
            <w:rFonts w:ascii="Times New Roman" w:hAnsi="Times New Roman" w:cs="Times New Roman"/>
            <w:b/>
            <w:sz w:val="24"/>
            <w:szCs w:val="24"/>
          </w:rPr>
          <w:delText>Late Enrollment and Pharmacy (MAPD/PDP):</w:delText>
        </w:r>
        <w:r w:rsidRPr="007971E2">
          <w:rPr>
            <w:rFonts w:ascii="Times New Roman" w:hAnsi="Times New Roman" w:cs="Times New Roman"/>
            <w:sz w:val="24"/>
            <w:szCs w:val="24"/>
          </w:rPr>
          <w:delText xml:space="preserve"> </w:delText>
        </w:r>
        <w:r w:rsidRPr="007971E2">
          <w:rPr>
            <w:rFonts w:ascii="Times New Roman" w:hAnsi="Times New Roman" w:cs="Times New Roman"/>
            <w:i/>
            <w:sz w:val="24"/>
            <w:szCs w:val="24"/>
          </w:rPr>
          <w:delText>“If you have not had Medicare prescription drug coverage, or creditable coverage as good as Medicare’s, you may have to pay a late enrollment penalty in addition to your premium for Medicare prescription drug coverage. Additionally, we can review the pharmacy directory to make sure the pharmacy you use for any prescription medicines is in the network. If the pharmacy is not listed, you will likely have to select a new pharmacy for your prescriptions.”</w:delText>
        </w:r>
      </w:del>
    </w:p>
    <w:p w14:paraId="6CED5D6F" w14:textId="77777777" w:rsidR="00D71396" w:rsidRPr="007971E2" w:rsidRDefault="00D71396" w:rsidP="00D71396">
      <w:pPr>
        <w:pStyle w:val="ListParagraph"/>
        <w:ind w:left="2160"/>
        <w:rPr>
          <w:del w:id="634" w:author="Robert Vlasnik" w:date="2026-09-28T12:19:00Z" w16du:dateUtc="2026-09-28T17:19:00Z"/>
          <w:rFonts w:ascii="Times New Roman" w:hAnsi="Times New Roman" w:cs="Times New Roman"/>
          <w:i/>
          <w:sz w:val="24"/>
          <w:szCs w:val="24"/>
        </w:rPr>
      </w:pPr>
    </w:p>
    <w:p w14:paraId="69266E26" w14:textId="629B5037" w:rsidR="00D71396" w:rsidRPr="007971E2" w:rsidRDefault="00D71396" w:rsidP="00D71396">
      <w:pPr>
        <w:pStyle w:val="ListParagraph"/>
        <w:numPr>
          <w:ilvl w:val="0"/>
          <w:numId w:val="46"/>
        </w:numPr>
        <w:rPr>
          <w:del w:id="635" w:author="Robert Vlasnik" w:date="2026-09-28T12:19:00Z" w16du:dateUtc="2026-09-28T17:19:00Z"/>
          <w:rFonts w:ascii="Times New Roman" w:hAnsi="Times New Roman" w:cs="Times New Roman"/>
          <w:i/>
          <w:sz w:val="24"/>
          <w:szCs w:val="24"/>
        </w:rPr>
      </w:pPr>
      <w:del w:id="636" w:author="Robert Vlasnik" w:date="2026-09-28T12:19:00Z" w16du:dateUtc="2026-09-28T17:19:00Z">
        <w:r w:rsidRPr="007971E2">
          <w:rPr>
            <w:rFonts w:ascii="Times New Roman" w:hAnsi="Times New Roman" w:cs="Times New Roman"/>
            <w:b/>
            <w:i/>
            <w:sz w:val="24"/>
            <w:szCs w:val="24"/>
          </w:rPr>
          <w:delText>[Medicare Advantage/Prescription Drug Plan]</w:delText>
        </w:r>
        <w:r w:rsidRPr="007971E2">
          <w:rPr>
            <w:rFonts w:ascii="Times New Roman" w:hAnsi="Times New Roman" w:cs="Times New Roman"/>
            <w:i/>
            <w:sz w:val="24"/>
            <w:szCs w:val="24"/>
          </w:rPr>
          <w:delText xml:space="preserve"> organizations are evaluated yearly by Medicare.  The ratings are based on a five-star rating system.  You can access the Stars Ratings document and the Summary of Benefits at [website address].</w:delText>
        </w:r>
      </w:del>
    </w:p>
    <w:p w14:paraId="46F458D8" w14:textId="77777777" w:rsidR="00F13FD5" w:rsidRPr="007971E2" w:rsidRDefault="00F13FD5" w:rsidP="0086363B">
      <w:pPr>
        <w:pStyle w:val="ListParagraph"/>
        <w:rPr>
          <w:del w:id="637" w:author="Robert Vlasnik" w:date="2026-09-28T12:19:00Z" w16du:dateUtc="2026-09-28T17:19:00Z"/>
          <w:rFonts w:ascii="Times New Roman" w:hAnsi="Times New Roman" w:cs="Times New Roman"/>
          <w:i/>
          <w:sz w:val="24"/>
          <w:szCs w:val="24"/>
        </w:rPr>
      </w:pPr>
    </w:p>
    <w:p w14:paraId="7B61366D" w14:textId="317DE418" w:rsidR="00F13FD5" w:rsidRPr="007971E2" w:rsidRDefault="00F13FD5" w:rsidP="006976E0">
      <w:pPr>
        <w:pStyle w:val="ListParagraph"/>
        <w:numPr>
          <w:ilvl w:val="0"/>
          <w:numId w:val="46"/>
        </w:numPr>
        <w:rPr>
          <w:del w:id="638" w:author="Robert Vlasnik" w:date="2026-09-28T12:19:00Z" w16du:dateUtc="2026-09-28T17:19:00Z"/>
          <w:rFonts w:ascii="Times New Roman" w:hAnsi="Times New Roman" w:cs="Times New Roman"/>
          <w:i/>
          <w:sz w:val="24"/>
          <w:szCs w:val="24"/>
        </w:rPr>
      </w:pPr>
      <w:del w:id="639" w:author="Robert Vlasnik" w:date="2026-09-28T12:19:00Z" w16du:dateUtc="2026-09-28T17:19:00Z">
        <w:r w:rsidRPr="007971E2">
          <w:rPr>
            <w:rFonts w:ascii="Times New Roman" w:hAnsi="Times New Roman" w:cs="Times New Roman"/>
            <w:b/>
            <w:i/>
            <w:sz w:val="24"/>
            <w:szCs w:val="24"/>
          </w:rPr>
          <w:lastRenderedPageBreak/>
          <w:delText>PRIVACY ACT STATEMENT</w:delText>
        </w:r>
        <w:r w:rsidRPr="007971E2">
          <w:rPr>
            <w:rFonts w:ascii="Times New Roman" w:hAnsi="Times New Roman" w:cs="Times New Roman"/>
            <w:i/>
            <w:sz w:val="24"/>
            <w:szCs w:val="24"/>
          </w:rPr>
          <w:delText>: ‘The Centers for Medicare &amp; Medicaid Services (CMS) collect</w:delText>
        </w:r>
        <w:r w:rsidR="006976E0" w:rsidRPr="007971E2">
          <w:rPr>
            <w:rFonts w:ascii="Times New Roman" w:hAnsi="Times New Roman" w:cs="Times New Roman"/>
            <w:i/>
            <w:sz w:val="24"/>
            <w:szCs w:val="24"/>
          </w:rPr>
          <w:delText xml:space="preserve">s </w:delText>
        </w:r>
        <w:r w:rsidRPr="007971E2">
          <w:rPr>
            <w:rFonts w:ascii="Times New Roman" w:hAnsi="Times New Roman" w:cs="Times New Roman"/>
            <w:i/>
            <w:sz w:val="24"/>
            <w:szCs w:val="24"/>
          </w:rPr>
          <w:delText>information from Medicare plans to track Medicare beneficiary enrollment in Medicare Advantage (MA) Plans, improve care, and for the payment of Medicare benefits. Sections 1851 and 1860D-1 of the Social Security Act and 42 CFR §§ 422.50 and 422.60 authorize the collection of this information. CMS may use, disclose, and exchange enrollment data from Medicare beneficiaries as specified in the System of Records Notice (SORN) “Medicare Advantage Prescription Drug (MARx)”, System No. 09-70-0588. Your response to this form is voluntary. However, failure to respond may affect enrollment in the plan.”</w:delText>
        </w:r>
      </w:del>
    </w:p>
    <w:p w14:paraId="025C8758" w14:textId="77777777" w:rsidR="00D71396" w:rsidRPr="007971E2" w:rsidRDefault="00D71396" w:rsidP="00D71396">
      <w:pPr>
        <w:pStyle w:val="ListParagraph"/>
        <w:ind w:left="2160"/>
        <w:rPr>
          <w:del w:id="640" w:author="Robert Vlasnik" w:date="2026-09-28T12:19:00Z" w16du:dateUtc="2026-09-28T17:19:00Z"/>
          <w:rFonts w:ascii="Times New Roman" w:hAnsi="Times New Roman" w:cs="Times New Roman"/>
          <w:sz w:val="24"/>
          <w:szCs w:val="24"/>
        </w:rPr>
      </w:pPr>
    </w:p>
    <w:p w14:paraId="32C0DEC9" w14:textId="45856E99" w:rsidR="00515C01" w:rsidRPr="007971E2" w:rsidRDefault="00D71396" w:rsidP="00515C01">
      <w:pPr>
        <w:pStyle w:val="ListParagraph"/>
        <w:numPr>
          <w:ilvl w:val="0"/>
          <w:numId w:val="48"/>
        </w:numPr>
        <w:rPr>
          <w:del w:id="641" w:author="Robert Vlasnik" w:date="2026-09-28T12:19:00Z" w16du:dateUtc="2026-09-28T17:19:00Z"/>
          <w:rFonts w:ascii="Times New Roman" w:hAnsi="Times New Roman" w:cs="Times New Roman"/>
          <w:i/>
          <w:sz w:val="24"/>
          <w:szCs w:val="24"/>
        </w:rPr>
      </w:pPr>
      <w:del w:id="642" w:author="Robert Vlasnik" w:date="2026-09-28T12:19:00Z" w16du:dateUtc="2026-09-28T17:19:00Z">
        <w:r w:rsidRPr="007971E2">
          <w:rPr>
            <w:rFonts w:ascii="Times New Roman" w:hAnsi="Times New Roman" w:cs="Times New Roman"/>
            <w:b/>
            <w:sz w:val="24"/>
            <w:szCs w:val="24"/>
          </w:rPr>
          <w:delText>Privacy disclaimer {verbatim}:</w:delText>
        </w:r>
        <w:r w:rsidRPr="007971E2">
          <w:rPr>
            <w:rFonts w:ascii="Times New Roman" w:hAnsi="Times New Roman" w:cs="Times New Roman"/>
            <w:sz w:val="24"/>
            <w:szCs w:val="24"/>
          </w:rPr>
          <w:delText xml:space="preserve"> </w:delText>
        </w:r>
        <w:r w:rsidRPr="007971E2">
          <w:rPr>
            <w:rFonts w:ascii="Times New Roman" w:hAnsi="Times New Roman" w:cs="Times New Roman"/>
            <w:i/>
            <w:sz w:val="24"/>
            <w:szCs w:val="24"/>
          </w:rPr>
          <w:delText xml:space="preserve">“By joining this [Medicare Advantage Plan/Prescription Drug Plan], I acknowledge that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Plan Name</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xml:space="preserve"> will share my information with Medicare, who may use it to track my enrollment, to make payments, and for other purposes allowed by Federal law that authorize the collection of this information. Your response to this form is voluntary. However, failure to respond may affect enrollment in the plan.”</w:delText>
        </w:r>
      </w:del>
    </w:p>
    <w:p w14:paraId="641F05A8" w14:textId="77777777" w:rsidR="00A0122B" w:rsidRPr="007971E2" w:rsidRDefault="00A0122B" w:rsidP="00FA3687">
      <w:pPr>
        <w:pStyle w:val="ListParagraph"/>
        <w:rPr>
          <w:del w:id="643" w:author="Robert Vlasnik" w:date="2026-09-28T12:19:00Z" w16du:dateUtc="2026-09-28T17:19:00Z"/>
          <w:rFonts w:ascii="Times New Roman" w:hAnsi="Times New Roman" w:cs="Times New Roman"/>
          <w:i/>
          <w:sz w:val="24"/>
          <w:szCs w:val="24"/>
        </w:rPr>
      </w:pPr>
    </w:p>
    <w:p w14:paraId="6DC6AB32" w14:textId="77777777" w:rsidR="00A0122B" w:rsidRPr="007971E2" w:rsidRDefault="00A0122B" w:rsidP="00A0122B">
      <w:pPr>
        <w:pStyle w:val="ListParagraph"/>
        <w:numPr>
          <w:ilvl w:val="0"/>
          <w:numId w:val="48"/>
        </w:numPr>
        <w:spacing w:after="0" w:line="240" w:lineRule="auto"/>
        <w:rPr>
          <w:del w:id="644" w:author="Robert Vlasnik" w:date="2026-09-28T12:19:00Z" w16du:dateUtc="2026-09-28T17:19:00Z"/>
          <w:rFonts w:ascii="Times New Roman" w:hAnsi="Times New Roman" w:cs="Times New Roman"/>
          <w:sz w:val="24"/>
          <w:szCs w:val="24"/>
        </w:rPr>
      </w:pPr>
      <w:del w:id="645" w:author="Robert Vlasnik" w:date="2026-09-28T12:19:00Z" w16du:dateUtc="2026-09-28T17:19:00Z">
        <w:r w:rsidRPr="007971E2">
          <w:rPr>
            <w:rFonts w:ascii="Times New Roman" w:hAnsi="Times New Roman" w:cs="Times New Roman"/>
            <w:b/>
            <w:sz w:val="24"/>
            <w:szCs w:val="24"/>
          </w:rPr>
          <w:delText>Agent Compensation:</w:delText>
        </w:r>
        <w:r w:rsidRPr="007971E2">
          <w:rPr>
            <w:rFonts w:ascii="Times New Roman" w:hAnsi="Times New Roman" w:cs="Times New Roman"/>
            <w:sz w:val="24"/>
            <w:szCs w:val="24"/>
          </w:rPr>
          <w:delText xml:space="preserve"> If you receive help from a sales agent, broker, or other person employed by or contracted with [Carrier name], he or she may be paid based on your enrollment in [Carrier name].</w:delText>
        </w:r>
      </w:del>
    </w:p>
    <w:p w14:paraId="79A29978" w14:textId="77777777" w:rsidR="00A0122B" w:rsidRPr="007971E2" w:rsidRDefault="00A0122B" w:rsidP="00A0122B">
      <w:pPr>
        <w:pStyle w:val="ListParagraph"/>
        <w:spacing w:after="0" w:line="240" w:lineRule="auto"/>
        <w:rPr>
          <w:del w:id="646" w:author="Robert Vlasnik" w:date="2026-09-28T12:19:00Z" w16du:dateUtc="2026-09-28T17:19:00Z"/>
          <w:rFonts w:ascii="Times New Roman" w:hAnsi="Times New Roman" w:cs="Times New Roman"/>
          <w:color w:val="5B9BD5" w:themeColor="accent1"/>
          <w:sz w:val="24"/>
          <w:szCs w:val="24"/>
        </w:rPr>
      </w:pPr>
    </w:p>
    <w:p w14:paraId="6DE6779E" w14:textId="3DF7B82B" w:rsidR="00A0122B" w:rsidRPr="007971E2" w:rsidRDefault="00A0122B" w:rsidP="00DE0B5A">
      <w:pPr>
        <w:pStyle w:val="ListParagraph"/>
        <w:numPr>
          <w:ilvl w:val="0"/>
          <w:numId w:val="48"/>
        </w:numPr>
        <w:rPr>
          <w:del w:id="647" w:author="Robert Vlasnik" w:date="2026-09-28T12:19:00Z" w16du:dateUtc="2026-09-28T17:19:00Z"/>
          <w:rFonts w:ascii="Times New Roman" w:hAnsi="Times New Roman" w:cs="Times New Roman"/>
          <w:b/>
          <w:bCs/>
          <w:spacing w:val="-4"/>
          <w:sz w:val="24"/>
          <w:szCs w:val="24"/>
        </w:rPr>
      </w:pPr>
      <w:del w:id="648" w:author="Robert Vlasnik" w:date="2026-09-28T12:19:00Z" w16du:dateUtc="2026-09-28T17:19:00Z">
        <w:r w:rsidRPr="007971E2">
          <w:rPr>
            <w:rFonts w:ascii="Times New Roman" w:hAnsi="Times New Roman" w:cs="Times New Roman"/>
            <w:b/>
            <w:spacing w:val="-4"/>
            <w:sz w:val="24"/>
            <w:szCs w:val="24"/>
          </w:rPr>
          <w:delText>Right to appeal:</w:delText>
        </w:r>
        <w:r w:rsidRPr="007971E2">
          <w:rPr>
            <w:rFonts w:ascii="Times New Roman" w:hAnsi="Times New Roman" w:cs="Times New Roman"/>
            <w:spacing w:val="-4"/>
            <w:sz w:val="24"/>
            <w:szCs w:val="24"/>
          </w:rPr>
          <w:delText xml:space="preserve">  Once a member of </w:delText>
        </w:r>
        <w:r w:rsidR="00DE0B5A" w:rsidRPr="00BB54DF">
          <w:rPr>
            <w:rFonts w:ascii="Times New Roman" w:hAnsi="Times New Roman" w:cs="Times New Roman"/>
            <w:i/>
            <w:iCs/>
            <w:sz w:val="24"/>
            <w:szCs w:val="24"/>
          </w:rPr>
          <w:delText>[</w:delText>
        </w:r>
        <w:r w:rsidR="00DE0B5A">
          <w:rPr>
            <w:rFonts w:ascii="Times New Roman" w:hAnsi="Times New Roman" w:cs="Times New Roman"/>
            <w:i/>
            <w:iCs/>
            <w:sz w:val="24"/>
            <w:szCs w:val="24"/>
          </w:rPr>
          <w:delText xml:space="preserve">specific </w:delText>
        </w:r>
        <w:r w:rsidR="00DE0B5A" w:rsidRPr="00BB54DF">
          <w:rPr>
            <w:rFonts w:ascii="Times New Roman" w:hAnsi="Times New Roman" w:cs="Times New Roman"/>
            <w:i/>
            <w:iCs/>
            <w:sz w:val="24"/>
            <w:szCs w:val="24"/>
          </w:rPr>
          <w:delText>plan name</w:delText>
        </w:r>
        <w:r w:rsidR="00DE0B5A">
          <w:rPr>
            <w:rFonts w:ascii="Times New Roman" w:hAnsi="Times New Roman" w:cs="Times New Roman"/>
            <w:i/>
            <w:iCs/>
            <w:sz w:val="24"/>
            <w:szCs w:val="24"/>
          </w:rPr>
          <w:delText>] (eg”Generic Medicare Sunshine PPO)</w:delText>
        </w:r>
        <w:r w:rsidR="00DE0B5A" w:rsidRPr="00BB54DF">
          <w:rPr>
            <w:rFonts w:ascii="Times New Roman" w:hAnsi="Times New Roman" w:cs="Times New Roman"/>
            <w:i/>
            <w:iCs/>
            <w:sz w:val="24"/>
            <w:szCs w:val="24"/>
          </w:rPr>
          <w:delText xml:space="preserve">. </w:delText>
        </w:r>
        <w:r w:rsidRPr="007971E2">
          <w:rPr>
            <w:rFonts w:ascii="Times New Roman" w:hAnsi="Times New Roman" w:cs="Times New Roman"/>
            <w:spacing w:val="-4"/>
            <w:sz w:val="24"/>
            <w:szCs w:val="24"/>
          </w:rPr>
          <w:delText>[</w:delText>
        </w:r>
        <w:r w:rsidR="00DE0B5A">
          <w:rPr>
            <w:rFonts w:ascii="Times New Roman" w:hAnsi="Times New Roman" w:cs="Times New Roman"/>
            <w:spacing w:val="-4"/>
            <w:sz w:val="24"/>
            <w:szCs w:val="24"/>
          </w:rPr>
          <w:delText>Y</w:delText>
        </w:r>
        <w:r w:rsidRPr="007971E2">
          <w:rPr>
            <w:rFonts w:ascii="Times New Roman" w:hAnsi="Times New Roman" w:cs="Times New Roman"/>
            <w:spacing w:val="-4"/>
            <w:sz w:val="24"/>
            <w:szCs w:val="24"/>
          </w:rPr>
          <w:delText>ou/</w:delText>
        </w:r>
        <w:r w:rsidR="00DE0B5A">
          <w:rPr>
            <w:rFonts w:ascii="Times New Roman" w:hAnsi="Times New Roman" w:cs="Times New Roman"/>
            <w:spacing w:val="-4"/>
            <w:sz w:val="24"/>
            <w:szCs w:val="24"/>
          </w:rPr>
          <w:delText>T</w:delText>
        </w:r>
        <w:r w:rsidRPr="007971E2">
          <w:rPr>
            <w:rFonts w:ascii="Times New Roman" w:hAnsi="Times New Roman" w:cs="Times New Roman"/>
            <w:spacing w:val="-4"/>
            <w:sz w:val="24"/>
            <w:szCs w:val="24"/>
          </w:rPr>
          <w:delText xml:space="preserve">hey] have the right to appeal plan decisions about payment </w:delText>
        </w:r>
        <w:r w:rsidRPr="007971E2">
          <w:rPr>
            <w:rFonts w:ascii="Times New Roman" w:hAnsi="Times New Roman" w:cs="Times New Roman"/>
            <w:spacing w:val="-2"/>
            <w:sz w:val="24"/>
            <w:szCs w:val="24"/>
          </w:rPr>
          <w:delText>of benefits or coverage of</w:delText>
        </w:r>
        <w:r w:rsidRPr="007971E2">
          <w:rPr>
            <w:rFonts w:ascii="Times New Roman" w:hAnsi="Times New Roman" w:cs="Times New Roman"/>
            <w:spacing w:val="-4"/>
            <w:sz w:val="24"/>
            <w:szCs w:val="24"/>
          </w:rPr>
          <w:delText xml:space="preserve"> services if [you/they] disagree. [You/They] will read the Evidence of Coverage document from </w:delText>
        </w:r>
        <w:r w:rsidR="00DE0B5A" w:rsidRPr="00BB54DF">
          <w:rPr>
            <w:rFonts w:ascii="Times New Roman" w:hAnsi="Times New Roman" w:cs="Times New Roman"/>
            <w:i/>
            <w:iCs/>
            <w:sz w:val="24"/>
            <w:szCs w:val="24"/>
          </w:rPr>
          <w:delText>[</w:delText>
        </w:r>
        <w:r w:rsidR="00DE0B5A">
          <w:rPr>
            <w:rFonts w:ascii="Times New Roman" w:hAnsi="Times New Roman" w:cs="Times New Roman"/>
            <w:i/>
            <w:iCs/>
            <w:sz w:val="24"/>
            <w:szCs w:val="24"/>
          </w:rPr>
          <w:delText xml:space="preserve">specific </w:delText>
        </w:r>
        <w:r w:rsidR="00DE0B5A" w:rsidRPr="00BB54DF">
          <w:rPr>
            <w:rFonts w:ascii="Times New Roman" w:hAnsi="Times New Roman" w:cs="Times New Roman"/>
            <w:i/>
            <w:iCs/>
            <w:sz w:val="24"/>
            <w:szCs w:val="24"/>
          </w:rPr>
          <w:delText>plan name</w:delText>
        </w:r>
        <w:r w:rsidR="00DE0B5A">
          <w:rPr>
            <w:rFonts w:ascii="Times New Roman" w:hAnsi="Times New Roman" w:cs="Times New Roman"/>
            <w:i/>
            <w:iCs/>
            <w:sz w:val="24"/>
            <w:szCs w:val="24"/>
          </w:rPr>
          <w:delText>] (eg”Generic Medicare Sunshine PPO)</w:delText>
        </w:r>
        <w:r w:rsidR="00DE0B5A" w:rsidRPr="00BB54DF">
          <w:rPr>
            <w:rFonts w:ascii="Times New Roman" w:hAnsi="Times New Roman" w:cs="Times New Roman"/>
            <w:i/>
            <w:iCs/>
            <w:sz w:val="24"/>
            <w:szCs w:val="24"/>
          </w:rPr>
          <w:delText xml:space="preserve">. </w:delText>
        </w:r>
        <w:r w:rsidR="00DE0B5A" w:rsidRPr="00DE0B5A" w:rsidDel="00DE0B5A">
          <w:rPr>
            <w:rFonts w:ascii="Times New Roman" w:hAnsi="Times New Roman" w:cs="Times New Roman"/>
            <w:spacing w:val="-4"/>
            <w:sz w:val="24"/>
            <w:szCs w:val="24"/>
          </w:rPr>
          <w:delText xml:space="preserve"> </w:delText>
        </w:r>
        <w:r w:rsidR="00DE0B5A">
          <w:rPr>
            <w:rFonts w:ascii="Times New Roman" w:hAnsi="Times New Roman" w:cs="Times New Roman"/>
            <w:spacing w:val="-4"/>
            <w:sz w:val="24"/>
            <w:szCs w:val="24"/>
          </w:rPr>
          <w:delText>W</w:delText>
        </w:r>
        <w:r w:rsidRPr="007971E2">
          <w:rPr>
            <w:rFonts w:ascii="Times New Roman" w:hAnsi="Times New Roman" w:cs="Times New Roman"/>
            <w:spacing w:val="-4"/>
            <w:sz w:val="24"/>
            <w:szCs w:val="24"/>
          </w:rPr>
          <w:delText xml:space="preserve">hen [you/they] get it to know which rules [you/they] must follow to get coverage with this plan. </w:delText>
        </w:r>
        <w:r w:rsidRPr="007971E2">
          <w:rPr>
            <w:rFonts w:ascii="Times New Roman" w:hAnsi="Times New Roman" w:cs="Times New Roman"/>
            <w:sz w:val="24"/>
            <w:szCs w:val="24"/>
          </w:rPr>
          <w:delText xml:space="preserve">You </w:delText>
        </w:r>
        <w:r w:rsidRPr="007971E2">
          <w:rPr>
            <w:rFonts w:ascii="Times New Roman" w:hAnsi="Times New Roman" w:cs="Times New Roman"/>
            <w:spacing w:val="-4"/>
            <w:sz w:val="24"/>
            <w:szCs w:val="24"/>
          </w:rPr>
          <w:delText>understand that people with Medicare aren’t usually covered under Medicare while out of the country except for limited coverage near the U.S. border</w:delText>
        </w:r>
        <w:r w:rsidRPr="007971E2">
          <w:rPr>
            <w:rFonts w:ascii="Times New Roman" w:hAnsi="Times New Roman" w:cs="Times New Roman"/>
            <w:b/>
            <w:bCs/>
            <w:spacing w:val="-4"/>
            <w:sz w:val="24"/>
            <w:szCs w:val="24"/>
          </w:rPr>
          <w:delText xml:space="preserve">. </w:delText>
        </w:r>
      </w:del>
    </w:p>
    <w:p w14:paraId="2AE19E5E" w14:textId="457C5F46" w:rsidR="00A0122B" w:rsidRDefault="00A0122B">
      <w:pPr>
        <w:pStyle w:val="ListParagraph"/>
        <w:numPr>
          <w:ilvl w:val="0"/>
          <w:numId w:val="48"/>
        </w:numPr>
        <w:rPr>
          <w:del w:id="649" w:author="Robert Vlasnik" w:date="2026-09-28T12:19:00Z" w16du:dateUtc="2026-09-28T17:19:00Z"/>
          <w:rFonts w:ascii="Times New Roman" w:hAnsi="Times New Roman" w:cs="Times New Roman"/>
          <w:sz w:val="24"/>
          <w:szCs w:val="24"/>
        </w:rPr>
      </w:pPr>
      <w:del w:id="650" w:author="Robert Vlasnik" w:date="2026-09-28T12:19:00Z" w16du:dateUtc="2026-09-28T17:19:00Z">
        <w:r w:rsidRPr="007971E2">
          <w:rPr>
            <w:rFonts w:ascii="Times New Roman" w:hAnsi="Times New Roman" w:cs="Times New Roman"/>
            <w:b/>
            <w:sz w:val="24"/>
            <w:szCs w:val="24"/>
          </w:rPr>
          <w:delText>Accurate information:</w:delText>
        </w:r>
        <w:r w:rsidRPr="007971E2">
          <w:rPr>
            <w:rFonts w:ascii="Times New Roman" w:hAnsi="Times New Roman" w:cs="Times New Roman"/>
            <w:sz w:val="24"/>
            <w:szCs w:val="24"/>
          </w:rPr>
          <w:delText xml:space="preserve"> The information on this enrollment form is correct to the best of your knowledge. You understand that if [you/they] intentionally provide false information on this form, [you/they] will be disenrolled from the plan.</w:delText>
        </w:r>
      </w:del>
    </w:p>
    <w:p w14:paraId="1D53D9DA" w14:textId="77777777" w:rsidR="00207A31" w:rsidRPr="006645A0" w:rsidRDefault="00207A31" w:rsidP="007971E2">
      <w:pPr>
        <w:pStyle w:val="ListParagraph"/>
        <w:numPr>
          <w:ilvl w:val="0"/>
          <w:numId w:val="46"/>
        </w:numPr>
        <w:rPr>
          <w:del w:id="651" w:author="Robert Vlasnik" w:date="2026-09-28T12:19:00Z" w16du:dateUtc="2026-09-28T17:19:00Z"/>
          <w:i/>
        </w:rPr>
      </w:pPr>
      <w:del w:id="652" w:author="Robert Vlasnik" w:date="2026-09-28T12:19:00Z" w16du:dateUtc="2026-09-28T17:19:00Z">
        <w:r w:rsidRPr="006645A0">
          <w:rPr>
            <w:rFonts w:ascii="Times New Roman" w:hAnsi="Times New Roman" w:cs="Times New Roman"/>
            <w:b/>
            <w:sz w:val="24"/>
            <w:szCs w:val="24"/>
          </w:rPr>
          <w:delText>Right to Cancel Enrollment:</w:delText>
        </w:r>
        <w:r w:rsidRPr="006645A0">
          <w:rPr>
            <w:rFonts w:ascii="Times New Roman" w:hAnsi="Times New Roman" w:cs="Times New Roman"/>
            <w:sz w:val="24"/>
            <w:szCs w:val="24"/>
          </w:rPr>
          <w:delText xml:space="preserve"> </w:delText>
        </w:r>
        <w:r w:rsidRPr="006645A0">
          <w:rPr>
            <w:i/>
          </w:rPr>
          <w:delText>You have the right to cancel enrollment through [date] by contacting [the plan].</w:delText>
        </w:r>
      </w:del>
    </w:p>
    <w:p w14:paraId="5CFEE7D4" w14:textId="77777777" w:rsidR="00207A31" w:rsidRPr="006645A0" w:rsidRDefault="00207A31" w:rsidP="007971E2">
      <w:pPr>
        <w:pStyle w:val="ListParagraph"/>
        <w:numPr>
          <w:ilvl w:val="0"/>
          <w:numId w:val="46"/>
        </w:numPr>
        <w:rPr>
          <w:del w:id="653" w:author="Robert Vlasnik" w:date="2026-09-28T12:19:00Z" w16du:dateUtc="2026-09-28T17:19:00Z"/>
          <w:i/>
        </w:rPr>
      </w:pPr>
      <w:del w:id="654" w:author="Robert Vlasnik" w:date="2026-09-28T12:19:00Z" w16du:dateUtc="2026-09-28T17:19:00Z">
        <w:r w:rsidRPr="006645A0">
          <w:rPr>
            <w:rFonts w:ascii="Times New Roman" w:hAnsi="Times New Roman" w:cs="Times New Roman"/>
            <w:b/>
            <w:sz w:val="24"/>
            <w:szCs w:val="24"/>
          </w:rPr>
          <w:delText>How to file a Complaint</w:delText>
        </w:r>
        <w:r w:rsidRPr="006645A0">
          <w:rPr>
            <w:rFonts w:ascii="Times New Roman" w:hAnsi="Times New Roman" w:cs="Times New Roman"/>
            <w:sz w:val="24"/>
            <w:szCs w:val="24"/>
          </w:rPr>
          <w:delText xml:space="preserve">: </w:delText>
        </w:r>
        <w:r w:rsidRPr="006645A0">
          <w:rPr>
            <w:i/>
          </w:rPr>
          <w:delText>If ever needed, you may file a complaint with the plan, please contact [the plan]’s Customer Service number [phone] or review your plan documents for more information.</w:delText>
        </w:r>
      </w:del>
    </w:p>
    <w:p w14:paraId="4F5FCE5B" w14:textId="5E701D61" w:rsidR="00207A31" w:rsidRPr="007971E2" w:rsidRDefault="00207A31" w:rsidP="007971E2">
      <w:pPr>
        <w:pStyle w:val="ListParagraph"/>
        <w:rPr>
          <w:del w:id="655" w:author="Robert Vlasnik" w:date="2026-09-28T12:19:00Z" w16du:dateUtc="2026-09-28T17:19:00Z"/>
          <w:rFonts w:ascii="Times New Roman" w:hAnsi="Times New Roman" w:cs="Times New Roman"/>
          <w:sz w:val="24"/>
          <w:szCs w:val="24"/>
        </w:rPr>
      </w:pPr>
      <w:del w:id="656" w:author="Robert Vlasnik" w:date="2026-09-28T12:19:00Z" w16du:dateUtc="2026-09-28T17:19:00Z">
        <w:r>
          <w:rPr>
            <w:rFonts w:ascii="Times New Roman" w:hAnsi="Times New Roman" w:cs="Times New Roman"/>
            <w:sz w:val="24"/>
            <w:szCs w:val="24"/>
          </w:rPr>
          <w:delText xml:space="preserve"> </w:delText>
        </w:r>
      </w:del>
    </w:p>
    <w:p w14:paraId="2C2F981E" w14:textId="77777777" w:rsidR="00515C01" w:rsidRPr="007971E2" w:rsidRDefault="00515C01" w:rsidP="00515C01">
      <w:pPr>
        <w:pStyle w:val="ListParagraph"/>
        <w:rPr>
          <w:del w:id="657" w:author="Robert Vlasnik" w:date="2026-09-28T12:19:00Z" w16du:dateUtc="2026-09-28T17:19:00Z"/>
          <w:rFonts w:ascii="Times New Roman" w:hAnsi="Times New Roman" w:cs="Times New Roman"/>
          <w:i/>
          <w:sz w:val="24"/>
          <w:szCs w:val="24"/>
        </w:rPr>
      </w:pPr>
    </w:p>
    <w:p w14:paraId="4055F1BF" w14:textId="77777777" w:rsidR="00515C01" w:rsidRPr="007971E2" w:rsidRDefault="00515C01" w:rsidP="00FA3687">
      <w:pPr>
        <w:rPr>
          <w:del w:id="658" w:author="Robert Vlasnik" w:date="2026-09-28T12:19:00Z" w16du:dateUtc="2026-09-28T17:19:00Z"/>
          <w:rFonts w:ascii="Times New Roman" w:hAnsi="Times New Roman" w:cs="Times New Roman"/>
          <w:i/>
          <w:sz w:val="24"/>
          <w:szCs w:val="24"/>
        </w:rPr>
      </w:pPr>
    </w:p>
    <w:p w14:paraId="3C280015" w14:textId="77777777" w:rsidR="00515C01" w:rsidRPr="007971E2" w:rsidRDefault="00515C01" w:rsidP="00515C01">
      <w:pPr>
        <w:pStyle w:val="ListParagraph"/>
        <w:numPr>
          <w:ilvl w:val="0"/>
          <w:numId w:val="48"/>
        </w:numPr>
        <w:rPr>
          <w:del w:id="659" w:author="Robert Vlasnik" w:date="2026-09-28T12:19:00Z" w16du:dateUtc="2026-09-28T17:19:00Z"/>
          <w:rFonts w:ascii="Times New Roman" w:hAnsi="Times New Roman" w:cs="Times New Roman"/>
          <w:i/>
          <w:sz w:val="24"/>
          <w:szCs w:val="24"/>
        </w:rPr>
      </w:pPr>
      <w:del w:id="660" w:author="Robert Vlasnik" w:date="2026-09-28T12:19:00Z" w16du:dateUtc="2026-09-28T17:19:00Z">
        <w:r w:rsidRPr="007971E2">
          <w:rPr>
            <w:rFonts w:ascii="Times New Roman" w:hAnsi="Times New Roman" w:cs="Times New Roman"/>
            <w:i/>
            <w:sz w:val="24"/>
            <w:szCs w:val="24"/>
          </w:rPr>
          <w:delText xml:space="preserve">Do you have any other questions before we get started? </w:delText>
        </w:r>
      </w:del>
    </w:p>
    <w:p w14:paraId="6597FB58" w14:textId="77777777" w:rsidR="00515C01" w:rsidRPr="007971E2" w:rsidRDefault="00515C01" w:rsidP="00515C01">
      <w:pPr>
        <w:pStyle w:val="ListParagraph"/>
        <w:rPr>
          <w:del w:id="661" w:author="Robert Vlasnik" w:date="2026-09-28T12:19:00Z" w16du:dateUtc="2026-09-28T17:19:00Z"/>
          <w:rFonts w:ascii="Times New Roman" w:hAnsi="Times New Roman" w:cs="Times New Roman"/>
          <w:i/>
          <w:sz w:val="24"/>
          <w:szCs w:val="24"/>
        </w:rPr>
      </w:pPr>
    </w:p>
    <w:p w14:paraId="12925762" w14:textId="77777777" w:rsidR="00515C01" w:rsidRPr="007971E2" w:rsidRDefault="00515C01" w:rsidP="00515C01">
      <w:pPr>
        <w:pStyle w:val="ListParagraph"/>
        <w:numPr>
          <w:ilvl w:val="2"/>
          <w:numId w:val="48"/>
        </w:numPr>
        <w:rPr>
          <w:del w:id="662" w:author="Robert Vlasnik" w:date="2026-09-28T12:19:00Z" w16du:dateUtc="2026-09-28T17:19:00Z"/>
          <w:rFonts w:ascii="Times New Roman" w:hAnsi="Times New Roman" w:cs="Times New Roman"/>
          <w:i/>
          <w:sz w:val="24"/>
          <w:szCs w:val="24"/>
        </w:rPr>
      </w:pPr>
      <w:del w:id="663" w:author="Robert Vlasnik" w:date="2026-09-28T12:19:00Z" w16du:dateUtc="2026-09-28T17:19:00Z">
        <w:r w:rsidRPr="007971E2">
          <w:rPr>
            <w:rFonts w:ascii="Times New Roman" w:hAnsi="Times New Roman" w:cs="Times New Roman"/>
            <w:i/>
            <w:sz w:val="24"/>
            <w:szCs w:val="24"/>
          </w:rPr>
          <w:delText xml:space="preserve">If no: </w:delText>
        </w:r>
        <w:r w:rsidRPr="007971E2">
          <w:rPr>
            <w:rFonts w:ascii="Times New Roman" w:hAnsi="Times New Roman" w:cs="Times New Roman"/>
            <w:b/>
            <w:sz w:val="24"/>
            <w:szCs w:val="24"/>
          </w:rPr>
          <w:delText>continue to 8.4</w:delText>
        </w:r>
        <w:r w:rsidRPr="007971E2">
          <w:rPr>
            <w:rFonts w:ascii="Times New Roman" w:hAnsi="Times New Roman" w:cs="Times New Roman"/>
            <w:i/>
            <w:sz w:val="24"/>
            <w:szCs w:val="24"/>
          </w:rPr>
          <w:delText xml:space="preserve"> </w:delText>
        </w:r>
      </w:del>
    </w:p>
    <w:p w14:paraId="132EFA1C" w14:textId="77777777" w:rsidR="00515C01" w:rsidRPr="007971E2" w:rsidRDefault="00515C01" w:rsidP="00515C01">
      <w:pPr>
        <w:pStyle w:val="ListParagraph"/>
        <w:numPr>
          <w:ilvl w:val="2"/>
          <w:numId w:val="48"/>
        </w:numPr>
        <w:rPr>
          <w:del w:id="664" w:author="Robert Vlasnik" w:date="2026-09-28T12:19:00Z" w16du:dateUtc="2026-09-28T17:19:00Z"/>
          <w:rFonts w:ascii="Times New Roman" w:hAnsi="Times New Roman" w:cs="Times New Roman"/>
          <w:i/>
          <w:sz w:val="24"/>
          <w:szCs w:val="24"/>
        </w:rPr>
      </w:pPr>
      <w:del w:id="665" w:author="Robert Vlasnik" w:date="2026-09-28T12:19:00Z" w16du:dateUtc="2026-09-28T17:19:00Z">
        <w:r w:rsidRPr="007971E2">
          <w:rPr>
            <w:rFonts w:ascii="Times New Roman" w:hAnsi="Times New Roman" w:cs="Times New Roman"/>
            <w:i/>
            <w:sz w:val="24"/>
            <w:szCs w:val="24"/>
          </w:rPr>
          <w:delText xml:space="preserve">If yes: answer questions then </w:delText>
        </w:r>
        <w:r w:rsidRPr="007971E2">
          <w:rPr>
            <w:rFonts w:ascii="Times New Roman" w:hAnsi="Times New Roman" w:cs="Times New Roman"/>
            <w:b/>
            <w:sz w:val="24"/>
            <w:szCs w:val="24"/>
          </w:rPr>
          <w:delText>continue to 8.4</w:delText>
        </w:r>
      </w:del>
    </w:p>
    <w:p w14:paraId="0C3DBDCC" w14:textId="77777777" w:rsidR="00515C01" w:rsidRPr="007971E2" w:rsidRDefault="00515C01" w:rsidP="00515C01">
      <w:pPr>
        <w:rPr>
          <w:del w:id="666" w:author="Robert Vlasnik" w:date="2026-09-28T12:19:00Z" w16du:dateUtc="2026-09-28T17:19:00Z"/>
          <w:rFonts w:ascii="Times New Roman" w:hAnsi="Times New Roman" w:cs="Times New Roman"/>
          <w:i/>
          <w:sz w:val="24"/>
          <w:szCs w:val="24"/>
        </w:rPr>
      </w:pPr>
    </w:p>
    <w:p w14:paraId="37A6E25F" w14:textId="77777777" w:rsidR="00D71396" w:rsidRPr="007971E2" w:rsidRDefault="00A06665" w:rsidP="00515C01">
      <w:pPr>
        <w:pStyle w:val="Heading1"/>
        <w:rPr>
          <w:del w:id="667" w:author="Robert Vlasnik" w:date="2026-09-28T12:19:00Z" w16du:dateUtc="2026-09-28T17:19:00Z"/>
          <w:rFonts w:ascii="Times New Roman" w:hAnsi="Times New Roman" w:cs="Times New Roman"/>
          <w:sz w:val="24"/>
          <w:szCs w:val="24"/>
        </w:rPr>
      </w:pPr>
      <w:del w:id="668" w:author="Robert Vlasnik" w:date="2026-09-28T12:19:00Z" w16du:dateUtc="2026-09-28T17:19:00Z">
        <w:r w:rsidRPr="007971E2">
          <w:rPr>
            <w:rFonts w:ascii="Times New Roman" w:hAnsi="Times New Roman" w:cs="Times New Roman"/>
            <w:sz w:val="24"/>
            <w:szCs w:val="24"/>
          </w:rPr>
          <w:delText>8.4 Telephonic E</w:delText>
        </w:r>
        <w:r w:rsidR="00515C01" w:rsidRPr="007971E2">
          <w:rPr>
            <w:rFonts w:ascii="Times New Roman" w:hAnsi="Times New Roman" w:cs="Times New Roman"/>
            <w:sz w:val="24"/>
            <w:szCs w:val="24"/>
          </w:rPr>
          <w:delText>nrollment: Present</w:delText>
        </w:r>
        <w:r w:rsidRPr="007971E2">
          <w:rPr>
            <w:rFonts w:ascii="Times New Roman" w:hAnsi="Times New Roman" w:cs="Times New Roman"/>
            <w:sz w:val="24"/>
            <w:szCs w:val="24"/>
          </w:rPr>
          <w:delText>ation of Benefits and understanding</w:delText>
        </w:r>
        <w:r w:rsidR="00515C01" w:rsidRPr="007971E2">
          <w:rPr>
            <w:rFonts w:ascii="Times New Roman" w:hAnsi="Times New Roman" w:cs="Times New Roman"/>
            <w:sz w:val="24"/>
            <w:szCs w:val="24"/>
          </w:rPr>
          <w:delText xml:space="preserve">. </w:delText>
        </w:r>
      </w:del>
    </w:p>
    <w:p w14:paraId="18FB598A" w14:textId="177050E2" w:rsidR="002020C0" w:rsidRPr="00AA1441" w:rsidRDefault="00515C01">
      <w:pPr>
        <w:pStyle w:val="ListParagraph"/>
        <w:numPr>
          <w:ilvl w:val="1"/>
          <w:numId w:val="36"/>
        </w:numPr>
        <w:rPr>
          <w:b/>
        </w:rPr>
        <w:pPrChange w:id="669" w:author="Robert Vlasnik" w:date="2026-09-28T12:19:00Z" w16du:dateUtc="2026-09-28T17:19:00Z">
          <w:pPr/>
        </w:pPrChange>
      </w:pPr>
      <w:del w:id="670" w:author="Robert Vlasnik" w:date="2026-09-28T12:19:00Z" w16du:dateUtc="2026-09-28T17:19:00Z">
        <w:r w:rsidRPr="0085519B">
          <w:rPr>
            <w:rFonts w:ascii="Times New Roman" w:hAnsi="Times New Roman" w:cs="Times New Roman"/>
            <w:b/>
            <w:color w:val="FF0000"/>
            <w:sz w:val="24"/>
            <w:szCs w:val="24"/>
          </w:rPr>
          <w:delText xml:space="preserve">(Agent Note: At this time you will complete pre enrollment check list, review summary of benefits and collect understanding that </w:delText>
        </w:r>
      </w:del>
      <w:ins w:id="671" w:author="Robert Vlasnik" w:date="2026-09-28T12:19:00Z" w16du:dateUtc="2026-09-28T17:19:00Z">
        <w:r w:rsidR="002020C0" w:rsidRPr="002020C0">
          <w:rPr>
            <w:rFonts w:ascii="Times New Roman" w:hAnsi="Times New Roman" w:cs="Times New Roman"/>
            <w:b/>
            <w:bCs/>
            <w:sz w:val="24"/>
            <w:szCs w:val="24"/>
          </w:rPr>
          <w:t xml:space="preserve">to the </w:t>
        </w:r>
      </w:ins>
      <w:r w:rsidR="002020C0" w:rsidRPr="00AA1441">
        <w:rPr>
          <w:rFonts w:ascii="Times New Roman" w:hAnsi="Times New Roman"/>
          <w:b/>
          <w:sz w:val="24"/>
        </w:rPr>
        <w:t>consumer</w:t>
      </w:r>
      <w:del w:id="672" w:author="Robert Vlasnik" w:date="2026-09-28T12:19:00Z" w16du:dateUtc="2026-09-28T17:19:00Z">
        <w:r w:rsidRPr="0085519B">
          <w:rPr>
            <w:rFonts w:ascii="Times New Roman" w:hAnsi="Times New Roman" w:cs="Times New Roman"/>
            <w:b/>
            <w:color w:val="FF0000"/>
            <w:sz w:val="24"/>
            <w:szCs w:val="24"/>
          </w:rPr>
          <w:delText xml:space="preserve"> knows how the plan works.) </w:delText>
        </w:r>
      </w:del>
      <w:ins w:id="673" w:author="Robert Vlasnik" w:date="2026-09-28T12:19:00Z" w16du:dateUtc="2026-09-28T17:19:00Z">
        <w:r w:rsidR="002020C0" w:rsidRPr="002020C0">
          <w:rPr>
            <w:rFonts w:ascii="Times New Roman" w:hAnsi="Times New Roman" w:cs="Times New Roman"/>
            <w:b/>
            <w:bCs/>
            <w:sz w:val="24"/>
            <w:szCs w:val="24"/>
          </w:rPr>
          <w:t>.</w:t>
        </w:r>
      </w:ins>
    </w:p>
    <w:p w14:paraId="7F1F3277" w14:textId="77777777" w:rsidR="00515C01" w:rsidRPr="007971E2" w:rsidRDefault="00515C01" w:rsidP="00515C01">
      <w:pPr>
        <w:pStyle w:val="ListParagraph"/>
        <w:numPr>
          <w:ilvl w:val="0"/>
          <w:numId w:val="46"/>
        </w:numPr>
        <w:rPr>
          <w:del w:id="674" w:author="Robert Vlasnik" w:date="2026-09-28T12:19:00Z" w16du:dateUtc="2026-09-28T17:19:00Z"/>
          <w:rFonts w:ascii="Times New Roman" w:hAnsi="Times New Roman" w:cs="Times New Roman"/>
          <w:sz w:val="24"/>
          <w:szCs w:val="24"/>
        </w:rPr>
      </w:pPr>
      <w:del w:id="675" w:author="Robert Vlasnik" w:date="2026-09-28T12:19:00Z" w16du:dateUtc="2026-09-28T17:19:00Z">
        <w:r w:rsidRPr="007971E2">
          <w:rPr>
            <w:rFonts w:ascii="Times New Roman" w:hAnsi="Times New Roman" w:cs="Times New Roman"/>
            <w:sz w:val="24"/>
            <w:szCs w:val="24"/>
          </w:rPr>
          <w:delText>Review the Presentation of Benefits (Summary of Benefits) and answer any questions.</w:delText>
        </w:r>
      </w:del>
    </w:p>
    <w:p w14:paraId="6AE0037A" w14:textId="77777777" w:rsidR="00515C01" w:rsidRPr="007971E2" w:rsidRDefault="00515C01" w:rsidP="00515C01">
      <w:pPr>
        <w:pStyle w:val="ListParagraph"/>
        <w:numPr>
          <w:ilvl w:val="1"/>
          <w:numId w:val="46"/>
        </w:numPr>
        <w:rPr>
          <w:del w:id="676" w:author="Robert Vlasnik" w:date="2026-09-28T12:19:00Z" w16du:dateUtc="2026-09-28T17:19:00Z"/>
          <w:rFonts w:ascii="Times New Roman" w:hAnsi="Times New Roman" w:cs="Times New Roman"/>
          <w:b/>
          <w:sz w:val="24"/>
          <w:szCs w:val="24"/>
        </w:rPr>
      </w:pPr>
      <w:del w:id="677" w:author="Robert Vlasnik" w:date="2026-09-28T12:19:00Z" w16du:dateUtc="2026-09-28T17:19:00Z">
        <w:r w:rsidRPr="007971E2">
          <w:rPr>
            <w:rFonts w:ascii="Times New Roman" w:hAnsi="Times New Roman" w:cs="Times New Roman"/>
            <w:sz w:val="24"/>
            <w:szCs w:val="24"/>
          </w:rPr>
          <w:delText>If available, describe any Optional Supplemental Benefits (OSBs) to determine if they would like to add them to their Medicare Advantage plan during the enrollment</w:delText>
        </w:r>
        <w:r w:rsidRPr="007971E2">
          <w:rPr>
            <w:rFonts w:ascii="Times New Roman" w:hAnsi="Times New Roman" w:cs="Times New Roman"/>
            <w:b/>
            <w:sz w:val="24"/>
            <w:szCs w:val="24"/>
          </w:rPr>
          <w:delText xml:space="preserve">. </w:delText>
        </w:r>
        <w:r w:rsidRPr="0085519B">
          <w:rPr>
            <w:rFonts w:ascii="Times New Roman" w:hAnsi="Times New Roman" w:cs="Times New Roman"/>
            <w:b/>
            <w:color w:val="FF0000"/>
            <w:sz w:val="24"/>
            <w:szCs w:val="24"/>
          </w:rPr>
          <w:delText>(</w:delText>
        </w:r>
        <w:r w:rsidRPr="0085519B">
          <w:rPr>
            <w:rFonts w:ascii="Times New Roman" w:hAnsi="Times New Roman" w:cs="Times New Roman"/>
            <w:b/>
            <w:bCs/>
            <w:color w:val="FF0000"/>
            <w:sz w:val="24"/>
            <w:szCs w:val="24"/>
          </w:rPr>
          <w:delText>Agent Note</w:delText>
        </w:r>
        <w:r w:rsidRPr="0085519B">
          <w:rPr>
            <w:rFonts w:ascii="Times New Roman" w:hAnsi="Times New Roman" w:cs="Times New Roman"/>
            <w:b/>
            <w:color w:val="FF0000"/>
            <w:sz w:val="24"/>
            <w:szCs w:val="24"/>
          </w:rPr>
          <w:delText>: OSBs can be added to a Medicare Advantage plan at any time during the year and would be effective on the first day of the upcoming month following their addition to the plan.)</w:delText>
        </w:r>
      </w:del>
    </w:p>
    <w:p w14:paraId="2EF25017" w14:textId="77777777" w:rsidR="00515C01" w:rsidRPr="007971E2" w:rsidRDefault="00515C01" w:rsidP="00515C01">
      <w:pPr>
        <w:pStyle w:val="ListParagraph"/>
        <w:numPr>
          <w:ilvl w:val="0"/>
          <w:numId w:val="46"/>
        </w:numPr>
        <w:rPr>
          <w:del w:id="678" w:author="Robert Vlasnik" w:date="2026-09-28T12:19:00Z" w16du:dateUtc="2026-09-28T17:19:00Z"/>
          <w:rFonts w:ascii="Times New Roman" w:hAnsi="Times New Roman" w:cs="Times New Roman"/>
          <w:sz w:val="24"/>
          <w:szCs w:val="24"/>
        </w:rPr>
      </w:pPr>
      <w:del w:id="679" w:author="Robert Vlasnik" w:date="2026-09-28T12:19:00Z" w16du:dateUtc="2026-09-28T17:19:00Z">
        <w:r w:rsidRPr="007971E2">
          <w:rPr>
            <w:rFonts w:ascii="Times New Roman" w:hAnsi="Times New Roman" w:cs="Times New Roman"/>
            <w:sz w:val="24"/>
            <w:szCs w:val="24"/>
          </w:rPr>
          <w:delText>Confirm plan understanding: “</w:delText>
        </w:r>
        <w:r w:rsidRPr="007971E2">
          <w:rPr>
            <w:rFonts w:ascii="Times New Roman" w:hAnsi="Times New Roman" w:cs="Times New Roman"/>
            <w:i/>
            <w:sz w:val="24"/>
            <w:szCs w:val="24"/>
          </w:rPr>
          <w:delText>Do you understand how the plan works?”</w:delText>
        </w:r>
      </w:del>
    </w:p>
    <w:p w14:paraId="20F74412" w14:textId="77777777" w:rsidR="00515C01" w:rsidRPr="007971E2" w:rsidRDefault="00515C01" w:rsidP="00515C01">
      <w:pPr>
        <w:pStyle w:val="ListParagraph"/>
        <w:numPr>
          <w:ilvl w:val="1"/>
          <w:numId w:val="46"/>
        </w:numPr>
        <w:rPr>
          <w:del w:id="680" w:author="Robert Vlasnik" w:date="2026-09-28T12:19:00Z" w16du:dateUtc="2026-09-28T17:19:00Z"/>
          <w:rFonts w:ascii="Times New Roman" w:hAnsi="Times New Roman" w:cs="Times New Roman"/>
          <w:sz w:val="24"/>
          <w:szCs w:val="24"/>
        </w:rPr>
      </w:pPr>
      <w:del w:id="681" w:author="Robert Vlasnik" w:date="2026-09-28T12:19:00Z" w16du:dateUtc="2026-09-28T17:19:00Z">
        <w:r w:rsidRPr="007971E2">
          <w:rPr>
            <w:rFonts w:ascii="Times New Roman" w:hAnsi="Times New Roman" w:cs="Times New Roman"/>
            <w:sz w:val="24"/>
            <w:szCs w:val="24"/>
          </w:rPr>
          <w:delText>If yes, proceed</w:delText>
        </w:r>
        <w:r w:rsidR="00A06665" w:rsidRPr="007971E2">
          <w:rPr>
            <w:rFonts w:ascii="Times New Roman" w:hAnsi="Times New Roman" w:cs="Times New Roman"/>
            <w:sz w:val="24"/>
            <w:szCs w:val="24"/>
          </w:rPr>
          <w:delText xml:space="preserve"> to next</w:delText>
        </w:r>
        <w:r w:rsidRPr="007971E2">
          <w:rPr>
            <w:rFonts w:ascii="Times New Roman" w:hAnsi="Times New Roman" w:cs="Times New Roman"/>
            <w:sz w:val="24"/>
            <w:szCs w:val="24"/>
          </w:rPr>
          <w:delText>.</w:delText>
        </w:r>
      </w:del>
    </w:p>
    <w:p w14:paraId="48FB257B" w14:textId="0973EA99" w:rsidR="00515C01" w:rsidRPr="007971E2" w:rsidRDefault="00515C01" w:rsidP="00515C01">
      <w:pPr>
        <w:pStyle w:val="ListParagraph"/>
        <w:numPr>
          <w:ilvl w:val="1"/>
          <w:numId w:val="46"/>
        </w:numPr>
        <w:rPr>
          <w:del w:id="682" w:author="Robert Vlasnik" w:date="2026-09-28T12:19:00Z" w16du:dateUtc="2026-09-28T17:19:00Z"/>
          <w:rFonts w:ascii="Times New Roman" w:hAnsi="Times New Roman" w:cs="Times New Roman"/>
          <w:sz w:val="24"/>
          <w:szCs w:val="24"/>
        </w:rPr>
      </w:pPr>
      <w:del w:id="683" w:author="Robert Vlasnik" w:date="2026-09-28T12:19:00Z" w16du:dateUtc="2026-09-28T17:19:00Z">
        <w:r w:rsidRPr="007971E2">
          <w:rPr>
            <w:rFonts w:ascii="Times New Roman" w:hAnsi="Times New Roman" w:cs="Times New Roman"/>
            <w:sz w:val="24"/>
            <w:szCs w:val="24"/>
          </w:rPr>
          <w:delText>If no, answer any questions before proceeding.</w:delText>
        </w:r>
      </w:del>
    </w:p>
    <w:p w14:paraId="3EFB9845" w14:textId="77777777" w:rsidR="00A0122B" w:rsidRPr="007971E2" w:rsidRDefault="00A0122B" w:rsidP="00FA3687">
      <w:pPr>
        <w:pStyle w:val="ListParagraph"/>
        <w:ind w:left="1440"/>
        <w:rPr>
          <w:del w:id="684" w:author="Robert Vlasnik" w:date="2026-09-28T12:19:00Z" w16du:dateUtc="2026-09-28T17:19:00Z"/>
          <w:rFonts w:ascii="Times New Roman" w:hAnsi="Times New Roman" w:cs="Times New Roman"/>
          <w:sz w:val="24"/>
          <w:szCs w:val="24"/>
        </w:rPr>
      </w:pPr>
    </w:p>
    <w:p w14:paraId="1838140E" w14:textId="77777777" w:rsidR="00A0122B" w:rsidRPr="007971E2" w:rsidRDefault="00A0122B" w:rsidP="00A0122B">
      <w:pPr>
        <w:pStyle w:val="ListParagraph"/>
        <w:numPr>
          <w:ilvl w:val="0"/>
          <w:numId w:val="46"/>
        </w:numPr>
        <w:rPr>
          <w:del w:id="685" w:author="Robert Vlasnik" w:date="2026-09-28T12:19:00Z" w16du:dateUtc="2026-09-28T17:19:00Z"/>
          <w:rFonts w:ascii="Times New Roman" w:hAnsi="Times New Roman" w:cs="Times New Roman"/>
          <w:i/>
          <w:sz w:val="24"/>
          <w:szCs w:val="24"/>
        </w:rPr>
      </w:pPr>
      <w:del w:id="686" w:author="Robert Vlasnik" w:date="2026-09-28T12:19:00Z" w16du:dateUtc="2026-09-28T17:19:00Z">
        <w:r w:rsidRPr="007971E2">
          <w:rPr>
            <w:rFonts w:ascii="Times New Roman" w:hAnsi="Times New Roman" w:cs="Times New Roman"/>
            <w:sz w:val="24"/>
            <w:szCs w:val="24"/>
          </w:rPr>
          <w:delText xml:space="preserve">Confirm understanding of important rules: </w:delText>
        </w:r>
        <w:r w:rsidRPr="007971E2">
          <w:rPr>
            <w:rFonts w:ascii="Times New Roman" w:hAnsi="Times New Roman" w:cs="Times New Roman"/>
            <w:i/>
            <w:sz w:val="24"/>
            <w:szCs w:val="24"/>
          </w:rPr>
          <w:delText xml:space="preserve">“Do you understand and agree with the statements you have heard so far?” </w:delText>
        </w:r>
      </w:del>
    </w:p>
    <w:p w14:paraId="3A661C8D" w14:textId="77777777" w:rsidR="00A0122B" w:rsidRPr="007971E2" w:rsidRDefault="00A0122B" w:rsidP="00A0122B">
      <w:pPr>
        <w:pStyle w:val="ListParagraph"/>
        <w:numPr>
          <w:ilvl w:val="1"/>
          <w:numId w:val="46"/>
        </w:numPr>
        <w:rPr>
          <w:del w:id="687" w:author="Robert Vlasnik" w:date="2026-09-28T12:19:00Z" w16du:dateUtc="2026-09-28T17:19:00Z"/>
          <w:rFonts w:ascii="Times New Roman" w:hAnsi="Times New Roman" w:cs="Times New Roman"/>
          <w:sz w:val="24"/>
          <w:szCs w:val="24"/>
        </w:rPr>
      </w:pPr>
      <w:del w:id="688" w:author="Robert Vlasnik" w:date="2026-09-28T12:19:00Z" w16du:dateUtc="2026-09-28T17:19:00Z">
        <w:r w:rsidRPr="007971E2">
          <w:rPr>
            <w:rFonts w:ascii="Times New Roman" w:hAnsi="Times New Roman" w:cs="Times New Roman"/>
            <w:sz w:val="24"/>
            <w:szCs w:val="24"/>
          </w:rPr>
          <w:delText>If yes, proceed to next.</w:delText>
        </w:r>
      </w:del>
    </w:p>
    <w:p w14:paraId="7A62214A" w14:textId="77777777" w:rsidR="00A0122B" w:rsidRPr="007971E2" w:rsidRDefault="00A0122B" w:rsidP="00A0122B">
      <w:pPr>
        <w:pStyle w:val="ListParagraph"/>
        <w:numPr>
          <w:ilvl w:val="1"/>
          <w:numId w:val="46"/>
        </w:numPr>
        <w:rPr>
          <w:del w:id="689" w:author="Robert Vlasnik" w:date="2026-09-28T12:19:00Z" w16du:dateUtc="2026-09-28T17:19:00Z"/>
          <w:rFonts w:ascii="Times New Roman" w:hAnsi="Times New Roman" w:cs="Times New Roman"/>
          <w:sz w:val="24"/>
          <w:szCs w:val="24"/>
        </w:rPr>
      </w:pPr>
      <w:del w:id="690" w:author="Robert Vlasnik" w:date="2026-09-28T12:19:00Z" w16du:dateUtc="2026-09-28T17:19:00Z">
        <w:r w:rsidRPr="007971E2">
          <w:rPr>
            <w:rFonts w:ascii="Times New Roman" w:hAnsi="Times New Roman" w:cs="Times New Roman"/>
            <w:sz w:val="24"/>
            <w:szCs w:val="24"/>
          </w:rPr>
          <w:delText>If no, answer any questions before proceeding.</w:delText>
        </w:r>
      </w:del>
    </w:p>
    <w:p w14:paraId="21A40C72" w14:textId="77777777" w:rsidR="00A0122B" w:rsidRPr="007971E2" w:rsidRDefault="00A0122B" w:rsidP="00A0122B">
      <w:pPr>
        <w:pStyle w:val="ListParagraph"/>
        <w:ind w:left="1440"/>
        <w:rPr>
          <w:del w:id="691" w:author="Robert Vlasnik" w:date="2026-09-28T12:19:00Z" w16du:dateUtc="2026-09-28T17:19:00Z"/>
          <w:rFonts w:ascii="Times New Roman" w:hAnsi="Times New Roman" w:cs="Times New Roman"/>
          <w:sz w:val="24"/>
          <w:szCs w:val="24"/>
        </w:rPr>
      </w:pPr>
    </w:p>
    <w:p w14:paraId="5667B726" w14:textId="75D6DD56" w:rsidR="00A0122B" w:rsidRPr="007971E2" w:rsidRDefault="00A0122B" w:rsidP="00FA3687">
      <w:pPr>
        <w:pStyle w:val="ListParagraph"/>
        <w:numPr>
          <w:ilvl w:val="0"/>
          <w:numId w:val="46"/>
        </w:numPr>
        <w:rPr>
          <w:del w:id="692" w:author="Robert Vlasnik" w:date="2026-09-28T12:19:00Z" w16du:dateUtc="2026-09-28T17:19:00Z"/>
          <w:rFonts w:ascii="Times New Roman" w:hAnsi="Times New Roman" w:cs="Times New Roman"/>
          <w:sz w:val="24"/>
          <w:szCs w:val="24"/>
        </w:rPr>
      </w:pPr>
      <w:del w:id="693" w:author="Robert Vlasnik" w:date="2026-09-28T12:19:00Z" w16du:dateUtc="2026-09-28T17:19:00Z">
        <w:r w:rsidRPr="007971E2">
          <w:rPr>
            <w:rFonts w:ascii="Times New Roman" w:hAnsi="Times New Roman" w:cs="Times New Roman"/>
            <w:sz w:val="24"/>
            <w:szCs w:val="24"/>
          </w:rPr>
          <w:delText>Evidence of Coverage: The Evidence of Coverage (EOC) provides a complete list of all coverage and services. It is important to review plan coverage, costs, and benefits before you enroll. Visit [insert Plan website] or call [insert plan phone number] to view a copy of the EOC.</w:delText>
        </w:r>
      </w:del>
    </w:p>
    <w:p w14:paraId="65D9A956" w14:textId="77777777" w:rsidR="00515C01" w:rsidRPr="007971E2" w:rsidRDefault="00515C01" w:rsidP="00515C01">
      <w:pPr>
        <w:pStyle w:val="ListParagraph"/>
        <w:rPr>
          <w:del w:id="694" w:author="Robert Vlasnik" w:date="2026-09-28T12:19:00Z" w16du:dateUtc="2026-09-28T17:19:00Z"/>
          <w:rFonts w:ascii="Times New Roman" w:hAnsi="Times New Roman" w:cs="Times New Roman"/>
          <w:sz w:val="24"/>
          <w:szCs w:val="24"/>
        </w:rPr>
      </w:pPr>
    </w:p>
    <w:p w14:paraId="6A423749" w14:textId="77777777" w:rsidR="00515C01" w:rsidRPr="007971E2" w:rsidRDefault="00515C01" w:rsidP="00515C01">
      <w:pPr>
        <w:pStyle w:val="ListParagraph"/>
        <w:numPr>
          <w:ilvl w:val="0"/>
          <w:numId w:val="46"/>
        </w:numPr>
        <w:rPr>
          <w:del w:id="695" w:author="Robert Vlasnik" w:date="2026-09-28T12:19:00Z" w16du:dateUtc="2026-09-28T17:19:00Z"/>
          <w:rFonts w:ascii="Times New Roman" w:hAnsi="Times New Roman" w:cs="Times New Roman"/>
          <w:sz w:val="24"/>
          <w:szCs w:val="24"/>
        </w:rPr>
      </w:pPr>
      <w:del w:id="696" w:author="Robert Vlasnik" w:date="2026-09-28T12:19:00Z" w16du:dateUtc="2026-09-28T17:19:00Z">
        <w:r w:rsidRPr="007971E2">
          <w:rPr>
            <w:rFonts w:ascii="Times New Roman" w:hAnsi="Times New Roman" w:cs="Times New Roman"/>
            <w:sz w:val="24"/>
            <w:szCs w:val="24"/>
          </w:rPr>
          <w:delText>If beneficiary is already a member of an MA or PDP plan: “</w:delText>
        </w:r>
        <w:r w:rsidRPr="007971E2">
          <w:rPr>
            <w:rFonts w:ascii="Times New Roman" w:hAnsi="Times New Roman" w:cs="Times New Roman"/>
            <w:i/>
            <w:iCs/>
            <w:sz w:val="24"/>
            <w:szCs w:val="24"/>
          </w:rPr>
          <w:delText>Do you understand that enrollment in this plan will disenroll you from your current plan?</w:delText>
        </w:r>
        <w:r w:rsidRPr="007971E2">
          <w:rPr>
            <w:rFonts w:ascii="Times New Roman" w:hAnsi="Times New Roman" w:cs="Times New Roman"/>
            <w:sz w:val="24"/>
            <w:szCs w:val="24"/>
          </w:rPr>
          <w:delText xml:space="preserve"> </w:delText>
        </w:r>
      </w:del>
    </w:p>
    <w:p w14:paraId="094FCCB5" w14:textId="77777777" w:rsidR="00515C01" w:rsidRPr="007971E2" w:rsidRDefault="00515C01" w:rsidP="00515C01">
      <w:pPr>
        <w:pStyle w:val="ListParagraph"/>
        <w:numPr>
          <w:ilvl w:val="1"/>
          <w:numId w:val="46"/>
        </w:numPr>
        <w:rPr>
          <w:del w:id="697" w:author="Robert Vlasnik" w:date="2026-09-28T12:19:00Z" w16du:dateUtc="2026-09-28T17:19:00Z"/>
          <w:rFonts w:ascii="Times New Roman" w:hAnsi="Times New Roman" w:cs="Times New Roman"/>
          <w:sz w:val="24"/>
          <w:szCs w:val="24"/>
        </w:rPr>
      </w:pPr>
      <w:del w:id="698" w:author="Robert Vlasnik" w:date="2026-09-28T12:19:00Z" w16du:dateUtc="2026-09-28T17:19:00Z">
        <w:r w:rsidRPr="007971E2">
          <w:rPr>
            <w:rFonts w:ascii="Times New Roman" w:hAnsi="Times New Roman" w:cs="Times New Roman"/>
            <w:sz w:val="24"/>
            <w:szCs w:val="24"/>
          </w:rPr>
          <w:delText>If yes, proceed</w:delText>
        </w:r>
        <w:r w:rsidR="00A06665" w:rsidRPr="007971E2">
          <w:rPr>
            <w:rFonts w:ascii="Times New Roman" w:hAnsi="Times New Roman" w:cs="Times New Roman"/>
            <w:sz w:val="24"/>
            <w:szCs w:val="24"/>
          </w:rPr>
          <w:delText xml:space="preserve"> to next</w:delText>
        </w:r>
        <w:r w:rsidRPr="007971E2">
          <w:rPr>
            <w:rFonts w:ascii="Times New Roman" w:hAnsi="Times New Roman" w:cs="Times New Roman"/>
            <w:sz w:val="24"/>
            <w:szCs w:val="24"/>
          </w:rPr>
          <w:delText>.</w:delText>
        </w:r>
      </w:del>
    </w:p>
    <w:p w14:paraId="556CDF6B" w14:textId="77777777" w:rsidR="00515C01" w:rsidRPr="007971E2" w:rsidRDefault="00515C01" w:rsidP="00515C01">
      <w:pPr>
        <w:pStyle w:val="ListParagraph"/>
        <w:numPr>
          <w:ilvl w:val="1"/>
          <w:numId w:val="46"/>
        </w:numPr>
        <w:rPr>
          <w:del w:id="699" w:author="Robert Vlasnik" w:date="2026-09-28T12:19:00Z" w16du:dateUtc="2026-09-28T17:19:00Z"/>
          <w:rFonts w:ascii="Times New Roman" w:hAnsi="Times New Roman" w:cs="Times New Roman"/>
          <w:sz w:val="24"/>
          <w:szCs w:val="24"/>
        </w:rPr>
      </w:pPr>
      <w:del w:id="700" w:author="Robert Vlasnik" w:date="2026-09-28T12:19:00Z" w16du:dateUtc="2026-09-28T17:19:00Z">
        <w:r w:rsidRPr="007971E2">
          <w:rPr>
            <w:rFonts w:ascii="Times New Roman" w:hAnsi="Times New Roman" w:cs="Times New Roman"/>
            <w:sz w:val="24"/>
            <w:szCs w:val="24"/>
          </w:rPr>
          <w:delText>If no: If has any questions or concerns, respond accordingly</w:delText>
        </w:r>
      </w:del>
    </w:p>
    <w:p w14:paraId="4CC3F765" w14:textId="77777777" w:rsidR="00515C01" w:rsidRPr="007971E2" w:rsidRDefault="00515C01" w:rsidP="00515C01">
      <w:pPr>
        <w:pStyle w:val="ListParagraph"/>
        <w:rPr>
          <w:del w:id="701" w:author="Robert Vlasnik" w:date="2026-09-28T12:19:00Z" w16du:dateUtc="2026-09-28T17:19:00Z"/>
          <w:rFonts w:ascii="Times New Roman" w:hAnsi="Times New Roman" w:cs="Times New Roman"/>
          <w:i/>
          <w:sz w:val="24"/>
          <w:szCs w:val="24"/>
        </w:rPr>
      </w:pPr>
    </w:p>
    <w:p w14:paraId="14F6AA45" w14:textId="71FAD8F7" w:rsidR="00515C01" w:rsidRPr="007971E2" w:rsidRDefault="00515C01" w:rsidP="0623E692">
      <w:pPr>
        <w:pStyle w:val="ListParagraph"/>
        <w:numPr>
          <w:ilvl w:val="0"/>
          <w:numId w:val="46"/>
        </w:numPr>
        <w:rPr>
          <w:del w:id="702" w:author="Robert Vlasnik" w:date="2026-09-28T12:19:00Z" w16du:dateUtc="2026-09-28T17:19:00Z"/>
          <w:rFonts w:ascii="Times New Roman" w:hAnsi="Times New Roman" w:cs="Times New Roman"/>
          <w:i/>
          <w:iCs/>
          <w:sz w:val="24"/>
          <w:szCs w:val="24"/>
        </w:rPr>
      </w:pPr>
      <w:del w:id="703" w:author="Robert Vlasnik" w:date="2026-09-28T12:19:00Z" w16du:dateUtc="2026-09-28T17:19:00Z">
        <w:r w:rsidRPr="007971E2">
          <w:rPr>
            <w:rFonts w:ascii="Times New Roman" w:hAnsi="Times New Roman" w:cs="Times New Roman"/>
            <w:sz w:val="24"/>
            <w:szCs w:val="24"/>
          </w:rPr>
          <w:delText>Confirm desire to enroll {verbatim}: “</w:delText>
        </w:r>
        <w:r w:rsidRPr="007971E2">
          <w:rPr>
            <w:rFonts w:ascii="Times New Roman" w:hAnsi="Times New Roman" w:cs="Times New Roman"/>
            <w:i/>
            <w:iCs/>
            <w:sz w:val="24"/>
            <w:szCs w:val="24"/>
          </w:rPr>
          <w:delText xml:space="preserve">Are you ready to enroll in </w:delText>
        </w:r>
        <w:r w:rsidR="00152645" w:rsidRPr="007971E2">
          <w:rPr>
            <w:rFonts w:ascii="Times New Roman" w:hAnsi="Times New Roman" w:cs="Times New Roman"/>
            <w:i/>
            <w:iCs/>
            <w:sz w:val="24"/>
            <w:szCs w:val="24"/>
          </w:rPr>
          <w:delText>[</w:delText>
        </w:r>
        <w:r w:rsidRPr="007971E2">
          <w:rPr>
            <w:rFonts w:ascii="Times New Roman" w:hAnsi="Times New Roman" w:cs="Times New Roman"/>
            <w:i/>
            <w:iCs/>
            <w:sz w:val="24"/>
            <w:szCs w:val="24"/>
          </w:rPr>
          <w:delText>plan name, type and contract number with PBP</w:delText>
        </w:r>
        <w:r w:rsidR="00152645" w:rsidRPr="007971E2">
          <w:rPr>
            <w:rFonts w:ascii="Times New Roman" w:hAnsi="Times New Roman" w:cs="Times New Roman"/>
            <w:i/>
            <w:iCs/>
            <w:sz w:val="24"/>
            <w:szCs w:val="24"/>
          </w:rPr>
          <w:delText>]</w:delText>
        </w:r>
        <w:r w:rsidRPr="007971E2">
          <w:rPr>
            <w:rFonts w:ascii="Times New Roman" w:hAnsi="Times New Roman" w:cs="Times New Roman"/>
            <w:i/>
            <w:iCs/>
            <w:sz w:val="24"/>
            <w:szCs w:val="24"/>
          </w:rPr>
          <w:delText>?”</w:delText>
        </w:r>
      </w:del>
    </w:p>
    <w:p w14:paraId="55EEE4F8" w14:textId="77777777" w:rsidR="00515C01" w:rsidRPr="007971E2" w:rsidRDefault="00515C01" w:rsidP="00515C01">
      <w:pPr>
        <w:pStyle w:val="ListParagraph"/>
        <w:numPr>
          <w:ilvl w:val="1"/>
          <w:numId w:val="46"/>
        </w:numPr>
        <w:rPr>
          <w:del w:id="704" w:author="Robert Vlasnik" w:date="2026-09-28T12:19:00Z" w16du:dateUtc="2026-09-28T17:19:00Z"/>
          <w:rFonts w:ascii="Times New Roman" w:hAnsi="Times New Roman" w:cs="Times New Roman"/>
          <w:sz w:val="24"/>
          <w:szCs w:val="24"/>
        </w:rPr>
      </w:pPr>
      <w:del w:id="705" w:author="Robert Vlasnik" w:date="2026-09-28T12:19:00Z" w16du:dateUtc="2026-09-28T17:19:00Z">
        <w:r w:rsidRPr="007971E2">
          <w:rPr>
            <w:rFonts w:ascii="Times New Roman" w:hAnsi="Times New Roman" w:cs="Times New Roman"/>
            <w:sz w:val="24"/>
            <w:szCs w:val="24"/>
          </w:rPr>
          <w:delText>If yes</w:delText>
        </w:r>
        <w:r w:rsidRPr="007971E2">
          <w:rPr>
            <w:rFonts w:ascii="Times New Roman" w:hAnsi="Times New Roman" w:cs="Times New Roman"/>
            <w:b/>
            <w:sz w:val="24"/>
            <w:szCs w:val="24"/>
          </w:rPr>
          <w:delText>, proceed</w:delText>
        </w:r>
        <w:r w:rsidR="00A06665" w:rsidRPr="007971E2">
          <w:rPr>
            <w:rFonts w:ascii="Times New Roman" w:hAnsi="Times New Roman" w:cs="Times New Roman"/>
            <w:b/>
            <w:sz w:val="24"/>
            <w:szCs w:val="24"/>
          </w:rPr>
          <w:delText xml:space="preserve"> to 8.5</w:delText>
        </w:r>
        <w:r w:rsidRPr="007971E2">
          <w:rPr>
            <w:rFonts w:ascii="Times New Roman" w:hAnsi="Times New Roman" w:cs="Times New Roman"/>
            <w:sz w:val="24"/>
            <w:szCs w:val="24"/>
          </w:rPr>
          <w:delText>.</w:delText>
        </w:r>
      </w:del>
    </w:p>
    <w:p w14:paraId="48D2D802" w14:textId="77777777" w:rsidR="00515C01" w:rsidRPr="007971E2" w:rsidRDefault="00515C01" w:rsidP="00515C01">
      <w:pPr>
        <w:pStyle w:val="ListParagraph"/>
        <w:numPr>
          <w:ilvl w:val="1"/>
          <w:numId w:val="46"/>
        </w:numPr>
        <w:rPr>
          <w:del w:id="706" w:author="Robert Vlasnik" w:date="2026-09-28T12:19:00Z" w16du:dateUtc="2026-09-28T17:19:00Z"/>
          <w:rFonts w:ascii="Times New Roman" w:hAnsi="Times New Roman" w:cs="Times New Roman"/>
          <w:sz w:val="24"/>
          <w:szCs w:val="24"/>
        </w:rPr>
      </w:pPr>
      <w:del w:id="707" w:author="Robert Vlasnik" w:date="2026-09-28T12:19:00Z" w16du:dateUtc="2026-09-28T17:19:00Z">
        <w:r w:rsidRPr="007971E2">
          <w:rPr>
            <w:rFonts w:ascii="Times New Roman" w:hAnsi="Times New Roman" w:cs="Times New Roman"/>
            <w:sz w:val="24"/>
            <w:szCs w:val="24"/>
          </w:rPr>
          <w:delText>If no: If has any questions or concerns, respond accordingly.</w:delText>
        </w:r>
      </w:del>
    </w:p>
    <w:p w14:paraId="5BB59D5E" w14:textId="77777777" w:rsidR="00515C01" w:rsidRPr="007971E2" w:rsidRDefault="00515C01" w:rsidP="00515C01">
      <w:pPr>
        <w:pStyle w:val="ListParagraph"/>
        <w:numPr>
          <w:ilvl w:val="2"/>
          <w:numId w:val="46"/>
        </w:numPr>
        <w:rPr>
          <w:del w:id="708" w:author="Robert Vlasnik" w:date="2026-09-28T12:19:00Z" w16du:dateUtc="2026-09-28T17:19:00Z"/>
          <w:rFonts w:ascii="Times New Roman" w:hAnsi="Times New Roman" w:cs="Times New Roman"/>
          <w:sz w:val="24"/>
          <w:szCs w:val="24"/>
        </w:rPr>
      </w:pPr>
      <w:del w:id="709" w:author="Robert Vlasnik" w:date="2026-09-28T12:19:00Z" w16du:dateUtc="2026-09-28T17:19:00Z">
        <w:r w:rsidRPr="007971E2">
          <w:rPr>
            <w:rFonts w:ascii="Times New Roman" w:hAnsi="Times New Roman" w:cs="Times New Roman"/>
            <w:sz w:val="24"/>
            <w:szCs w:val="24"/>
          </w:rPr>
          <w:delText xml:space="preserve">If beneficiary does not have Medicare card or would like to consult with family member or friend, agent to give direct line or agency’s toll-free number for beneficiary to call back in at a later time. </w:delText>
        </w:r>
        <w:r w:rsidRPr="007971E2">
          <w:rPr>
            <w:rFonts w:ascii="Times New Roman" w:hAnsi="Times New Roman" w:cs="Times New Roman"/>
            <w:b/>
            <w:sz w:val="24"/>
            <w:szCs w:val="24"/>
          </w:rPr>
          <w:delText>Go to Section 9. Close call.</w:delText>
        </w:r>
        <w:r w:rsidRPr="007971E2">
          <w:rPr>
            <w:rFonts w:ascii="Times New Roman" w:hAnsi="Times New Roman" w:cs="Times New Roman"/>
            <w:sz w:val="24"/>
            <w:szCs w:val="24"/>
          </w:rPr>
          <w:delText xml:space="preserve"> </w:delText>
        </w:r>
      </w:del>
    </w:p>
    <w:p w14:paraId="6162F46A" w14:textId="77777777" w:rsidR="00A06665" w:rsidRPr="007971E2" w:rsidRDefault="00A06665" w:rsidP="00A06665">
      <w:pPr>
        <w:rPr>
          <w:del w:id="710" w:author="Robert Vlasnik" w:date="2026-09-28T12:19:00Z" w16du:dateUtc="2026-09-28T17:19:00Z"/>
          <w:rFonts w:ascii="Times New Roman" w:hAnsi="Times New Roman" w:cs="Times New Roman"/>
          <w:sz w:val="24"/>
          <w:szCs w:val="24"/>
        </w:rPr>
      </w:pPr>
    </w:p>
    <w:p w14:paraId="2C477B79" w14:textId="77777777" w:rsidR="00515C01" w:rsidRPr="007971E2" w:rsidRDefault="00515C01" w:rsidP="008536C1">
      <w:pPr>
        <w:rPr>
          <w:del w:id="711" w:author="Robert Vlasnik" w:date="2026-09-28T12:19:00Z" w16du:dateUtc="2026-09-28T17:19:00Z"/>
          <w:rFonts w:ascii="Times New Roman" w:hAnsi="Times New Roman" w:cs="Times New Roman"/>
          <w:b/>
          <w:sz w:val="24"/>
          <w:szCs w:val="24"/>
        </w:rPr>
      </w:pPr>
    </w:p>
    <w:p w14:paraId="4D589930" w14:textId="77777777" w:rsidR="00296C72" w:rsidRPr="007971E2" w:rsidRDefault="00A06665" w:rsidP="00A06665">
      <w:pPr>
        <w:pStyle w:val="Heading1"/>
        <w:rPr>
          <w:del w:id="712" w:author="Robert Vlasnik" w:date="2026-09-28T12:19:00Z" w16du:dateUtc="2026-09-28T17:19:00Z"/>
          <w:rFonts w:ascii="Times New Roman" w:hAnsi="Times New Roman" w:cs="Times New Roman"/>
          <w:sz w:val="24"/>
          <w:szCs w:val="24"/>
        </w:rPr>
      </w:pPr>
      <w:del w:id="713" w:author="Robert Vlasnik" w:date="2026-09-28T12:19:00Z" w16du:dateUtc="2026-09-28T17:19:00Z">
        <w:r w:rsidRPr="007971E2">
          <w:rPr>
            <w:rFonts w:ascii="Times New Roman" w:hAnsi="Times New Roman" w:cs="Times New Roman"/>
            <w:sz w:val="24"/>
            <w:szCs w:val="24"/>
          </w:rPr>
          <w:lastRenderedPageBreak/>
          <w:delText xml:space="preserve">8.5 Telephonic Enrollment: Complete Application and Signature. </w:delText>
        </w:r>
      </w:del>
    </w:p>
    <w:p w14:paraId="5AF9A42C" w14:textId="0CF13A96" w:rsidR="00A06665" w:rsidRPr="0085519B" w:rsidRDefault="00A06665" w:rsidP="00A06665">
      <w:pPr>
        <w:rPr>
          <w:del w:id="714" w:author="Robert Vlasnik" w:date="2026-09-28T12:19:00Z" w16du:dateUtc="2026-09-28T17:19:00Z"/>
          <w:rFonts w:ascii="Times New Roman" w:hAnsi="Times New Roman" w:cs="Times New Roman"/>
          <w:color w:val="FF0000"/>
          <w:sz w:val="24"/>
          <w:szCs w:val="24"/>
        </w:rPr>
      </w:pPr>
      <w:del w:id="715" w:author="Robert Vlasnik" w:date="2026-09-28T12:19:00Z" w16du:dateUtc="2026-09-28T17:19:00Z">
        <w:r w:rsidRPr="0085519B">
          <w:rPr>
            <w:rFonts w:ascii="Times New Roman" w:hAnsi="Times New Roman" w:cs="Times New Roman"/>
            <w:color w:val="FF0000"/>
            <w:sz w:val="24"/>
            <w:szCs w:val="24"/>
          </w:rPr>
          <w:delText xml:space="preserve">(Agent Note: Agents must complete entire application and read all each applicable disclosure contained in enrollment platform. </w:delText>
        </w:r>
        <w:r w:rsidR="001B60DA" w:rsidRPr="0085519B">
          <w:rPr>
            <w:rFonts w:ascii="Times New Roman" w:hAnsi="Times New Roman" w:cs="Times New Roman"/>
            <w:color w:val="FF0000"/>
            <w:sz w:val="24"/>
            <w:szCs w:val="24"/>
          </w:rPr>
          <w:delText>SMS downlines use either Sunfire, Connecture or LA Pro.</w:delText>
        </w:r>
        <w:r w:rsidR="000678EE">
          <w:rPr>
            <w:rFonts w:ascii="Times New Roman" w:hAnsi="Times New Roman" w:cs="Times New Roman"/>
            <w:color w:val="FF0000"/>
            <w:sz w:val="24"/>
            <w:szCs w:val="24"/>
          </w:rPr>
          <w:delText>)</w:delText>
        </w:r>
      </w:del>
    </w:p>
    <w:p w14:paraId="361C0EBE" w14:textId="77777777" w:rsidR="00A06665" w:rsidRPr="007971E2" w:rsidRDefault="00A06665" w:rsidP="00A06665">
      <w:pPr>
        <w:rPr>
          <w:del w:id="716" w:author="Robert Vlasnik" w:date="2026-09-28T12:19:00Z" w16du:dateUtc="2026-09-28T17:19:00Z"/>
          <w:rFonts w:ascii="Times New Roman" w:hAnsi="Times New Roman" w:cs="Times New Roman"/>
          <w:sz w:val="24"/>
          <w:szCs w:val="24"/>
        </w:rPr>
      </w:pPr>
    </w:p>
    <w:p w14:paraId="1ED657AC" w14:textId="43800BEC" w:rsidR="00403F61" w:rsidRPr="007971E2" w:rsidRDefault="00A06665" w:rsidP="00403F61">
      <w:pPr>
        <w:pStyle w:val="ListParagraph"/>
        <w:numPr>
          <w:ilvl w:val="0"/>
          <w:numId w:val="52"/>
        </w:numPr>
        <w:rPr>
          <w:del w:id="717" w:author="Robert Vlasnik" w:date="2026-09-28T12:19:00Z" w16du:dateUtc="2026-09-28T17:19:00Z"/>
          <w:rFonts w:ascii="Times New Roman" w:hAnsi="Times New Roman" w:cs="Times New Roman"/>
          <w:i/>
          <w:sz w:val="24"/>
          <w:szCs w:val="24"/>
        </w:rPr>
      </w:pPr>
      <w:del w:id="718" w:author="Robert Vlasnik" w:date="2026-09-28T12:19:00Z" w16du:dateUtc="2026-09-28T17:19:00Z">
        <w:r w:rsidRPr="007971E2">
          <w:rPr>
            <w:rFonts w:ascii="Times New Roman" w:hAnsi="Times New Roman" w:cs="Times New Roman"/>
            <w:sz w:val="24"/>
            <w:szCs w:val="24"/>
          </w:rPr>
          <w:delText xml:space="preserve">Fill out the relevant enrollment application in its entirety; ask every question and read disclosures on the application </w:delText>
        </w:r>
        <w:r w:rsidR="006E2F6E" w:rsidRPr="007971E2">
          <w:rPr>
            <w:rFonts w:ascii="Times New Roman" w:hAnsi="Times New Roman" w:cs="Times New Roman"/>
            <w:sz w:val="24"/>
            <w:szCs w:val="24"/>
          </w:rPr>
          <w:delText>[</w:delText>
        </w:r>
        <w:r w:rsidRPr="007971E2">
          <w:rPr>
            <w:rFonts w:ascii="Times New Roman" w:hAnsi="Times New Roman" w:cs="Times New Roman"/>
            <w:sz w:val="24"/>
            <w:szCs w:val="24"/>
          </w:rPr>
          <w:delText>verbatim</w:delText>
        </w:r>
        <w:r w:rsidR="006E2F6E" w:rsidRPr="007971E2">
          <w:rPr>
            <w:rFonts w:ascii="Times New Roman" w:hAnsi="Times New Roman" w:cs="Times New Roman"/>
            <w:sz w:val="24"/>
            <w:szCs w:val="24"/>
          </w:rPr>
          <w:delText>]</w:delText>
        </w:r>
        <w:r w:rsidR="00403F61" w:rsidRPr="007971E2">
          <w:rPr>
            <w:rFonts w:ascii="Times New Roman" w:hAnsi="Times New Roman" w:cs="Times New Roman"/>
            <w:i/>
            <w:sz w:val="24"/>
            <w:szCs w:val="24"/>
          </w:rPr>
          <w:delText xml:space="preserve"> </w:delText>
        </w:r>
      </w:del>
    </w:p>
    <w:p w14:paraId="086A62D2" w14:textId="4E514524" w:rsidR="00403F61" w:rsidRPr="007971E2" w:rsidRDefault="00403F61" w:rsidP="004E65E4">
      <w:pPr>
        <w:pStyle w:val="ListParagraph"/>
        <w:numPr>
          <w:ilvl w:val="1"/>
          <w:numId w:val="52"/>
        </w:numPr>
        <w:rPr>
          <w:del w:id="719" w:author="Robert Vlasnik" w:date="2026-09-28T12:19:00Z" w16du:dateUtc="2026-09-28T17:19:00Z"/>
          <w:rFonts w:ascii="Times New Roman" w:hAnsi="Times New Roman" w:cs="Times New Roman"/>
          <w:i/>
          <w:sz w:val="24"/>
          <w:szCs w:val="24"/>
        </w:rPr>
      </w:pPr>
      <w:del w:id="720" w:author="Robert Vlasnik" w:date="2026-09-28T12:19:00Z" w16du:dateUtc="2026-09-28T17:19:00Z">
        <w:r w:rsidRPr="007971E2">
          <w:rPr>
            <w:rFonts w:ascii="Times New Roman" w:hAnsi="Times New Roman" w:cs="Times New Roman"/>
            <w:i/>
            <w:sz w:val="24"/>
            <w:szCs w:val="24"/>
          </w:rPr>
          <w:delText xml:space="preserve">[Anthem Applications only] </w:delText>
        </w:r>
      </w:del>
    </w:p>
    <w:p w14:paraId="745DD293" w14:textId="77777777" w:rsidR="00403F61" w:rsidRPr="007971E2" w:rsidRDefault="00403F61" w:rsidP="004E65E4">
      <w:pPr>
        <w:pStyle w:val="ListParagraph"/>
        <w:numPr>
          <w:ilvl w:val="2"/>
          <w:numId w:val="52"/>
        </w:numPr>
        <w:rPr>
          <w:del w:id="721" w:author="Robert Vlasnik" w:date="2026-09-28T12:19:00Z" w16du:dateUtc="2026-09-28T17:19:00Z"/>
          <w:rFonts w:ascii="Times New Roman" w:hAnsi="Times New Roman" w:cs="Times New Roman"/>
          <w:i/>
          <w:sz w:val="24"/>
          <w:szCs w:val="24"/>
        </w:rPr>
      </w:pPr>
      <w:del w:id="722" w:author="Robert Vlasnik" w:date="2026-09-28T12:19:00Z" w16du:dateUtc="2026-09-28T17:19:00Z">
        <w:r w:rsidRPr="007971E2">
          <w:rPr>
            <w:rFonts w:ascii="Times New Roman" w:hAnsi="Times New Roman" w:cs="Times New Roman"/>
            <w:i/>
            <w:sz w:val="24"/>
            <w:szCs w:val="24"/>
          </w:rPr>
          <w:delText>When collecting the beneficiaries email address read the following:</w:delText>
        </w:r>
      </w:del>
    </w:p>
    <w:p w14:paraId="5B4DF5CC" w14:textId="751FCD59" w:rsidR="006E2F6E" w:rsidRPr="007971E2" w:rsidRDefault="00403F61" w:rsidP="004E65E4">
      <w:pPr>
        <w:pStyle w:val="ListParagraph"/>
        <w:numPr>
          <w:ilvl w:val="3"/>
          <w:numId w:val="52"/>
        </w:numPr>
        <w:rPr>
          <w:del w:id="723" w:author="Robert Vlasnik" w:date="2026-09-28T12:19:00Z" w16du:dateUtc="2026-09-28T17:19:00Z"/>
          <w:rFonts w:ascii="Times New Roman" w:hAnsi="Times New Roman" w:cs="Times New Roman"/>
          <w:i/>
          <w:sz w:val="24"/>
          <w:szCs w:val="24"/>
        </w:rPr>
      </w:pPr>
      <w:del w:id="724" w:author="Robert Vlasnik" w:date="2026-09-28T12:19:00Z" w16du:dateUtc="2026-09-28T17:19:00Z">
        <w:r w:rsidRPr="007971E2">
          <w:rPr>
            <w:rStyle w:val="contentpasted1"/>
            <w:rFonts w:ascii="Times New Roman" w:hAnsi="Times New Roman" w:cs="Times New Roman"/>
            <w:color w:val="000000"/>
            <w:sz w:val="24"/>
            <w:szCs w:val="24"/>
          </w:rPr>
          <w:delText xml:space="preserve">"By giving me your email address, you give express permission and </w:delText>
        </w:r>
        <w:r w:rsidRPr="007971E2">
          <w:rPr>
            <w:rStyle w:val="contentpasted1"/>
            <w:rFonts w:ascii="Times New Roman" w:hAnsi="Times New Roman" w:cs="Times New Roman"/>
            <w:color w:val="000000" w:themeColor="text1"/>
            <w:sz w:val="24"/>
            <w:szCs w:val="24"/>
          </w:rPr>
          <w:delText xml:space="preserve">will receive </w:delText>
        </w:r>
        <w:r w:rsidRPr="007971E2">
          <w:rPr>
            <w:rStyle w:val="contentpasted1"/>
            <w:rFonts w:ascii="Times New Roman" w:hAnsi="Times New Roman" w:cs="Times New Roman"/>
            <w:color w:val="000000"/>
            <w:sz w:val="24"/>
            <w:szCs w:val="24"/>
          </w:rPr>
          <w:delText>all your plan materials and communication via email, including your monthly bill.  If you do not provide an email address, you will continue to receive this information via USPS mail."</w:delText>
        </w:r>
      </w:del>
    </w:p>
    <w:p w14:paraId="3C4A1F88" w14:textId="77777777" w:rsidR="00B05F2A" w:rsidRPr="007971E2" w:rsidRDefault="00B05F2A" w:rsidP="00B05F2A">
      <w:pPr>
        <w:pStyle w:val="ListParagraph"/>
        <w:numPr>
          <w:ilvl w:val="0"/>
          <w:numId w:val="49"/>
        </w:numPr>
        <w:rPr>
          <w:del w:id="725" w:author="Robert Vlasnik" w:date="2026-09-28T12:19:00Z" w16du:dateUtc="2026-09-28T17:19:00Z"/>
          <w:rFonts w:ascii="Times New Roman" w:hAnsi="Times New Roman" w:cs="Times New Roman"/>
          <w:sz w:val="24"/>
          <w:szCs w:val="24"/>
        </w:rPr>
      </w:pPr>
      <w:del w:id="726" w:author="Robert Vlasnik" w:date="2026-09-28T12:19:00Z" w16du:dateUtc="2026-09-28T17:19:00Z">
        <w:r w:rsidRPr="007971E2">
          <w:rPr>
            <w:rFonts w:ascii="Times New Roman" w:hAnsi="Times New Roman" w:cs="Times New Roman"/>
            <w:sz w:val="24"/>
            <w:szCs w:val="24"/>
          </w:rPr>
          <w:delText>Agent to use the approved method of agency partner to capture enrollment signature, either telephonically or electronically, based on the beneficiary’s preference.</w:delText>
        </w:r>
      </w:del>
    </w:p>
    <w:p w14:paraId="02A878DB" w14:textId="77777777" w:rsidR="00B05F2A" w:rsidRPr="007971E2" w:rsidRDefault="00B05F2A" w:rsidP="00B05F2A">
      <w:pPr>
        <w:pStyle w:val="ListParagraph"/>
        <w:numPr>
          <w:ilvl w:val="0"/>
          <w:numId w:val="49"/>
        </w:numPr>
        <w:rPr>
          <w:del w:id="727" w:author="Robert Vlasnik" w:date="2026-09-28T12:19:00Z" w16du:dateUtc="2026-09-28T17:19:00Z"/>
          <w:rFonts w:ascii="Times New Roman" w:hAnsi="Times New Roman" w:cs="Times New Roman"/>
          <w:sz w:val="24"/>
          <w:szCs w:val="24"/>
        </w:rPr>
      </w:pPr>
      <w:del w:id="728" w:author="Robert Vlasnik" w:date="2026-09-28T12:19:00Z" w16du:dateUtc="2026-09-28T17:19:00Z">
        <w:r w:rsidRPr="007971E2">
          <w:rPr>
            <w:rFonts w:ascii="Times New Roman" w:hAnsi="Times New Roman" w:cs="Times New Roman"/>
            <w:sz w:val="24"/>
            <w:szCs w:val="24"/>
          </w:rPr>
          <w:delText>Once the signature selection is complete, provide the caller with the following information:</w:delText>
        </w:r>
      </w:del>
    </w:p>
    <w:p w14:paraId="143111DF" w14:textId="77777777" w:rsidR="00B05F2A" w:rsidRPr="007971E2" w:rsidRDefault="00B05F2A" w:rsidP="00B05F2A">
      <w:pPr>
        <w:pStyle w:val="ListParagraph"/>
        <w:numPr>
          <w:ilvl w:val="1"/>
          <w:numId w:val="49"/>
        </w:numPr>
        <w:rPr>
          <w:del w:id="729" w:author="Robert Vlasnik" w:date="2026-09-28T12:19:00Z" w16du:dateUtc="2026-09-28T17:19:00Z"/>
          <w:rFonts w:ascii="Times New Roman" w:hAnsi="Times New Roman" w:cs="Times New Roman"/>
          <w:i/>
          <w:sz w:val="24"/>
          <w:szCs w:val="24"/>
        </w:rPr>
      </w:pPr>
      <w:del w:id="730" w:author="Robert Vlasnik" w:date="2026-09-28T12:19:00Z" w16du:dateUtc="2026-09-28T17:19:00Z">
        <w:r w:rsidRPr="007971E2">
          <w:rPr>
            <w:rFonts w:ascii="Times New Roman" w:hAnsi="Times New Roman" w:cs="Times New Roman"/>
            <w:i/>
            <w:sz w:val="24"/>
            <w:szCs w:val="24"/>
          </w:rPr>
          <w:delText>“Your enrollment application has been successfully submitted and the application number is</w:delText>
        </w:r>
      </w:del>
    </w:p>
    <w:p w14:paraId="39876737" w14:textId="0FA473D1" w:rsidR="00B05F2A" w:rsidRPr="007971E2" w:rsidRDefault="00152645" w:rsidP="00B05F2A">
      <w:pPr>
        <w:pStyle w:val="ListParagraph"/>
        <w:numPr>
          <w:ilvl w:val="1"/>
          <w:numId w:val="49"/>
        </w:numPr>
        <w:rPr>
          <w:del w:id="731" w:author="Robert Vlasnik" w:date="2026-09-28T12:19:00Z" w16du:dateUtc="2026-09-28T17:19:00Z"/>
          <w:rFonts w:ascii="Times New Roman" w:hAnsi="Times New Roman" w:cs="Times New Roman"/>
          <w:i/>
          <w:sz w:val="24"/>
          <w:szCs w:val="24"/>
        </w:rPr>
      </w:pPr>
      <w:del w:id="732" w:author="Robert Vlasnik" w:date="2026-09-28T12:19:00Z" w16du:dateUtc="2026-09-28T17:19:00Z">
        <w:r w:rsidRPr="007971E2">
          <w:rPr>
            <w:rFonts w:ascii="Times New Roman" w:hAnsi="Times New Roman" w:cs="Times New Roman"/>
            <w:i/>
            <w:sz w:val="24"/>
            <w:szCs w:val="24"/>
          </w:rPr>
          <w:delText>[</w:delText>
        </w:r>
        <w:r w:rsidR="00B05F2A" w:rsidRPr="007971E2">
          <w:rPr>
            <w:rFonts w:ascii="Times New Roman" w:hAnsi="Times New Roman" w:cs="Times New Roman"/>
            <w:i/>
            <w:sz w:val="24"/>
            <w:szCs w:val="24"/>
          </w:rPr>
          <w:delText>application ID</w:delText>
        </w:r>
        <w:r w:rsidRPr="007971E2">
          <w:rPr>
            <w:rFonts w:ascii="Times New Roman" w:hAnsi="Times New Roman" w:cs="Times New Roman"/>
            <w:i/>
            <w:sz w:val="24"/>
            <w:szCs w:val="24"/>
          </w:rPr>
          <w:delText>]</w:delText>
        </w:r>
        <w:r w:rsidR="00B05F2A" w:rsidRPr="007971E2">
          <w:rPr>
            <w:rFonts w:ascii="Times New Roman" w:hAnsi="Times New Roman" w:cs="Times New Roman"/>
            <w:i/>
            <w:sz w:val="24"/>
            <w:szCs w:val="24"/>
          </w:rPr>
          <w:delText xml:space="preserve">. </w:delText>
        </w:r>
        <w:r w:rsidRPr="007971E2">
          <w:rPr>
            <w:rFonts w:ascii="Times New Roman" w:hAnsi="Times New Roman" w:cs="Times New Roman"/>
            <w:i/>
            <w:sz w:val="24"/>
            <w:szCs w:val="24"/>
          </w:rPr>
          <w:delText>[</w:delText>
        </w:r>
        <w:r w:rsidR="00B05F2A" w:rsidRPr="007971E2">
          <w:rPr>
            <w:rFonts w:ascii="Times New Roman" w:hAnsi="Times New Roman" w:cs="Times New Roman"/>
            <w:i/>
            <w:sz w:val="24"/>
            <w:szCs w:val="24"/>
          </w:rPr>
          <w:delText>Plan name</w:delText>
        </w:r>
        <w:r w:rsidRPr="007971E2">
          <w:rPr>
            <w:rFonts w:ascii="Times New Roman" w:hAnsi="Times New Roman" w:cs="Times New Roman"/>
            <w:i/>
            <w:sz w:val="24"/>
            <w:szCs w:val="24"/>
          </w:rPr>
          <w:delText>]</w:delText>
        </w:r>
        <w:r w:rsidR="00B05F2A" w:rsidRPr="007971E2">
          <w:rPr>
            <w:rFonts w:ascii="Times New Roman" w:hAnsi="Times New Roman" w:cs="Times New Roman"/>
            <w:i/>
            <w:sz w:val="24"/>
            <w:szCs w:val="24"/>
          </w:rPr>
          <w:delText xml:space="preserve">’s Customer service number is </w:delText>
        </w:r>
        <w:r w:rsidRPr="007971E2">
          <w:rPr>
            <w:rFonts w:ascii="Times New Roman" w:hAnsi="Times New Roman" w:cs="Times New Roman"/>
            <w:i/>
            <w:sz w:val="24"/>
            <w:szCs w:val="24"/>
          </w:rPr>
          <w:delText>[</w:delText>
        </w:r>
        <w:r w:rsidR="00B05F2A" w:rsidRPr="007971E2">
          <w:rPr>
            <w:rFonts w:ascii="Times New Roman" w:hAnsi="Times New Roman" w:cs="Times New Roman"/>
            <w:i/>
            <w:sz w:val="24"/>
            <w:szCs w:val="24"/>
          </w:rPr>
          <w:delText>phone and TTY</w:delText>
        </w:r>
        <w:r w:rsidRPr="007971E2">
          <w:rPr>
            <w:rFonts w:ascii="Times New Roman" w:hAnsi="Times New Roman" w:cs="Times New Roman"/>
            <w:i/>
            <w:sz w:val="24"/>
            <w:szCs w:val="24"/>
          </w:rPr>
          <w:delText>]</w:delText>
        </w:r>
        <w:r w:rsidR="00B05F2A" w:rsidRPr="007971E2">
          <w:rPr>
            <w:rFonts w:ascii="Times New Roman" w:hAnsi="Times New Roman" w:cs="Times New Roman"/>
            <w:i/>
            <w:sz w:val="24"/>
            <w:szCs w:val="24"/>
          </w:rPr>
          <w:delText xml:space="preserve">.” </w:delText>
        </w:r>
      </w:del>
    </w:p>
    <w:p w14:paraId="1A8F733D" w14:textId="20BCB5FD" w:rsidR="00B05F2A" w:rsidRPr="007971E2" w:rsidRDefault="00B05F2A" w:rsidP="00B05F2A">
      <w:pPr>
        <w:pStyle w:val="ListParagraph"/>
        <w:numPr>
          <w:ilvl w:val="1"/>
          <w:numId w:val="49"/>
        </w:numPr>
        <w:rPr>
          <w:del w:id="733" w:author="Robert Vlasnik" w:date="2026-09-28T12:19:00Z" w16du:dateUtc="2026-09-28T17:19:00Z"/>
          <w:rFonts w:ascii="Times New Roman" w:hAnsi="Times New Roman" w:cs="Times New Roman"/>
          <w:sz w:val="24"/>
          <w:szCs w:val="24"/>
        </w:rPr>
      </w:pPr>
      <w:del w:id="734" w:author="Robert Vlasnik" w:date="2026-09-28T12:19:00Z" w16du:dateUtc="2026-09-28T17:19:00Z">
        <w:r w:rsidRPr="007971E2">
          <w:rPr>
            <w:rFonts w:ascii="Times New Roman" w:hAnsi="Times New Roman" w:cs="Times New Roman"/>
            <w:sz w:val="24"/>
            <w:szCs w:val="24"/>
          </w:rPr>
          <w:delText>“</w:delText>
        </w:r>
        <w:r w:rsidRPr="007971E2">
          <w:rPr>
            <w:rFonts w:ascii="Times New Roman" w:hAnsi="Times New Roman" w:cs="Times New Roman"/>
            <w:i/>
            <w:sz w:val="24"/>
            <w:szCs w:val="24"/>
          </w:rPr>
          <w:delText>Do you understand the benefits and conditions of enrollment as they have been explained for the</w:delText>
        </w:r>
        <w:r w:rsidR="00DE0B5A" w:rsidRPr="00BB54DF">
          <w:rPr>
            <w:rFonts w:ascii="Times New Roman" w:hAnsi="Times New Roman" w:cs="Times New Roman"/>
            <w:i/>
            <w:iCs/>
            <w:sz w:val="24"/>
            <w:szCs w:val="24"/>
          </w:rPr>
          <w:delText>[</w:delText>
        </w:r>
        <w:r w:rsidR="00DE0B5A">
          <w:rPr>
            <w:rFonts w:ascii="Times New Roman" w:hAnsi="Times New Roman" w:cs="Times New Roman"/>
            <w:i/>
            <w:iCs/>
            <w:sz w:val="24"/>
            <w:szCs w:val="24"/>
          </w:rPr>
          <w:delText xml:space="preserve">specific </w:delText>
        </w:r>
        <w:r w:rsidR="00DE0B5A" w:rsidRPr="00BB54DF">
          <w:rPr>
            <w:rFonts w:ascii="Times New Roman" w:hAnsi="Times New Roman" w:cs="Times New Roman"/>
            <w:i/>
            <w:iCs/>
            <w:sz w:val="24"/>
            <w:szCs w:val="24"/>
          </w:rPr>
          <w:delText>plan name</w:delText>
        </w:r>
        <w:r w:rsidR="00DE0B5A">
          <w:rPr>
            <w:rFonts w:ascii="Times New Roman" w:hAnsi="Times New Roman" w:cs="Times New Roman"/>
            <w:i/>
            <w:iCs/>
            <w:sz w:val="24"/>
            <w:szCs w:val="24"/>
          </w:rPr>
          <w:delText>] (eg”Generic Medicare Sunshine PPO)</w:delText>
        </w:r>
        <w:r w:rsidR="00DE0B5A" w:rsidRPr="00BB54DF">
          <w:rPr>
            <w:rFonts w:ascii="Times New Roman" w:hAnsi="Times New Roman" w:cs="Times New Roman"/>
            <w:i/>
            <w:iCs/>
            <w:sz w:val="24"/>
            <w:szCs w:val="24"/>
          </w:rPr>
          <w:delText xml:space="preserve">. </w:delText>
        </w:r>
        <w:r w:rsidRPr="007971E2">
          <w:rPr>
            <w:rFonts w:ascii="Times New Roman" w:hAnsi="Times New Roman" w:cs="Times New Roman"/>
            <w:i/>
            <w:sz w:val="24"/>
            <w:szCs w:val="24"/>
          </w:rPr>
          <w:delText>?”</w:delText>
        </w:r>
      </w:del>
    </w:p>
    <w:p w14:paraId="0C449EDD" w14:textId="77777777" w:rsidR="00B05F2A" w:rsidRPr="007971E2" w:rsidRDefault="00B05F2A" w:rsidP="00B05F2A">
      <w:pPr>
        <w:pStyle w:val="ListParagraph"/>
        <w:numPr>
          <w:ilvl w:val="1"/>
          <w:numId w:val="49"/>
        </w:numPr>
        <w:rPr>
          <w:del w:id="735" w:author="Robert Vlasnik" w:date="2026-09-28T12:19:00Z" w16du:dateUtc="2026-09-28T17:19:00Z"/>
          <w:rFonts w:ascii="Times New Roman" w:hAnsi="Times New Roman" w:cs="Times New Roman"/>
          <w:i/>
          <w:sz w:val="24"/>
          <w:szCs w:val="24"/>
        </w:rPr>
      </w:pPr>
      <w:del w:id="736" w:author="Robert Vlasnik" w:date="2026-09-28T12:19:00Z" w16du:dateUtc="2026-09-28T17:19:00Z">
        <w:r w:rsidRPr="007971E2">
          <w:rPr>
            <w:rFonts w:ascii="Times New Roman" w:hAnsi="Times New Roman" w:cs="Times New Roman"/>
            <w:i/>
            <w:sz w:val="24"/>
            <w:szCs w:val="24"/>
          </w:rPr>
          <w:delText>“Do you understand that we will release information to Medicare and other plans as is necessary for treatment, payment and healthcare operations?”</w:delText>
        </w:r>
      </w:del>
    </w:p>
    <w:p w14:paraId="3F8F4480" w14:textId="029E7937" w:rsidR="00B05F2A" w:rsidRPr="007971E2" w:rsidRDefault="00B05F2A" w:rsidP="00B05F2A">
      <w:pPr>
        <w:pStyle w:val="ListParagraph"/>
        <w:numPr>
          <w:ilvl w:val="1"/>
          <w:numId w:val="49"/>
        </w:numPr>
        <w:rPr>
          <w:del w:id="737" w:author="Robert Vlasnik" w:date="2026-09-28T12:19:00Z" w16du:dateUtc="2026-09-28T17:19:00Z"/>
          <w:rFonts w:ascii="Times New Roman" w:hAnsi="Times New Roman" w:cs="Times New Roman"/>
          <w:i/>
          <w:sz w:val="24"/>
          <w:szCs w:val="24"/>
        </w:rPr>
      </w:pPr>
      <w:del w:id="738" w:author="Robert Vlasnik" w:date="2026-09-28T12:19:00Z" w16du:dateUtc="2026-09-28T17:19:00Z">
        <w:r w:rsidRPr="007971E2">
          <w:rPr>
            <w:rFonts w:ascii="Times New Roman" w:hAnsi="Times New Roman" w:cs="Times New Roman"/>
            <w:i/>
            <w:sz w:val="24"/>
            <w:szCs w:val="24"/>
          </w:rPr>
          <w:delText xml:space="preserve">“Do you understand that you are enrolling in the plan </w:delText>
        </w:r>
        <w:r w:rsidR="00DE0B5A" w:rsidRPr="00BB54DF">
          <w:rPr>
            <w:rFonts w:ascii="Times New Roman" w:hAnsi="Times New Roman" w:cs="Times New Roman"/>
            <w:i/>
            <w:iCs/>
            <w:sz w:val="24"/>
            <w:szCs w:val="24"/>
          </w:rPr>
          <w:delText>[</w:delText>
        </w:r>
        <w:r w:rsidR="00DE0B5A">
          <w:rPr>
            <w:rFonts w:ascii="Times New Roman" w:hAnsi="Times New Roman" w:cs="Times New Roman"/>
            <w:i/>
            <w:iCs/>
            <w:sz w:val="24"/>
            <w:szCs w:val="24"/>
          </w:rPr>
          <w:delText xml:space="preserve">specific </w:delText>
        </w:r>
        <w:r w:rsidR="00DE0B5A" w:rsidRPr="00BB54DF">
          <w:rPr>
            <w:rFonts w:ascii="Times New Roman" w:hAnsi="Times New Roman" w:cs="Times New Roman"/>
            <w:i/>
            <w:iCs/>
            <w:sz w:val="24"/>
            <w:szCs w:val="24"/>
          </w:rPr>
          <w:delText>plan name</w:delText>
        </w:r>
        <w:r w:rsidR="00DE0B5A">
          <w:rPr>
            <w:rFonts w:ascii="Times New Roman" w:hAnsi="Times New Roman" w:cs="Times New Roman"/>
            <w:i/>
            <w:iCs/>
            <w:sz w:val="24"/>
            <w:szCs w:val="24"/>
          </w:rPr>
          <w:delText>] (eg”Generic Medicare Sunshine PPO)</w:delText>
        </w:r>
        <w:r w:rsidR="00DE0B5A" w:rsidRPr="00BB54DF">
          <w:rPr>
            <w:rFonts w:ascii="Times New Roman" w:hAnsi="Times New Roman" w:cs="Times New Roman"/>
            <w:i/>
            <w:iCs/>
            <w:sz w:val="24"/>
            <w:szCs w:val="24"/>
          </w:rPr>
          <w:delText xml:space="preserve">. </w:delText>
        </w:r>
        <w:r w:rsidR="00DE0B5A" w:rsidRPr="00DE0B5A" w:rsidDel="00DE0B5A">
          <w:rPr>
            <w:rFonts w:ascii="Times New Roman" w:hAnsi="Times New Roman" w:cs="Times New Roman"/>
            <w:i/>
            <w:sz w:val="24"/>
            <w:szCs w:val="24"/>
          </w:rPr>
          <w:delText xml:space="preserve"> </w:delText>
        </w:r>
        <w:r w:rsidRPr="007971E2">
          <w:rPr>
            <w:rFonts w:ascii="Times New Roman" w:hAnsi="Times New Roman" w:cs="Times New Roman"/>
            <w:i/>
            <w:sz w:val="24"/>
            <w:szCs w:val="24"/>
          </w:rPr>
          <w:delText xml:space="preserve">for a monthly premium of no more than [$ amount]?” </w:delText>
        </w:r>
      </w:del>
    </w:p>
    <w:p w14:paraId="7643AF86" w14:textId="4B58E7F2" w:rsidR="00B05F2A" w:rsidRPr="007971E2" w:rsidRDefault="00B05F2A" w:rsidP="00B05F2A">
      <w:pPr>
        <w:pStyle w:val="ListParagraph"/>
        <w:numPr>
          <w:ilvl w:val="1"/>
          <w:numId w:val="49"/>
        </w:numPr>
        <w:rPr>
          <w:del w:id="739" w:author="Robert Vlasnik" w:date="2026-09-28T12:19:00Z" w16du:dateUtc="2026-09-28T17:19:00Z"/>
          <w:rFonts w:ascii="Times New Roman" w:hAnsi="Times New Roman" w:cs="Times New Roman"/>
          <w:i/>
          <w:sz w:val="24"/>
          <w:szCs w:val="24"/>
        </w:rPr>
      </w:pPr>
      <w:del w:id="740" w:author="Robert Vlasnik" w:date="2026-09-28T12:19:00Z" w16du:dateUtc="2026-09-28T17:19:00Z">
        <w:r w:rsidRPr="007971E2">
          <w:rPr>
            <w:rFonts w:ascii="Times New Roman" w:hAnsi="Times New Roman" w:cs="Times New Roman"/>
            <w:i/>
            <w:sz w:val="24"/>
            <w:szCs w:val="24"/>
          </w:rPr>
          <w:delText xml:space="preserve">“The plan’s proposed effective date is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effective date</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subject to approval by Medicare.”</w:delText>
        </w:r>
      </w:del>
    </w:p>
    <w:p w14:paraId="1DB19D65" w14:textId="77777777" w:rsidR="00B05F2A" w:rsidRPr="007971E2" w:rsidRDefault="00B05F2A" w:rsidP="00B05F2A">
      <w:pPr>
        <w:pStyle w:val="ListParagraph"/>
        <w:numPr>
          <w:ilvl w:val="1"/>
          <w:numId w:val="49"/>
        </w:numPr>
        <w:rPr>
          <w:del w:id="741" w:author="Robert Vlasnik" w:date="2026-09-28T12:19:00Z" w16du:dateUtc="2026-09-28T17:19:00Z"/>
          <w:rFonts w:ascii="Times New Roman" w:hAnsi="Times New Roman" w:cs="Times New Roman"/>
          <w:i/>
          <w:sz w:val="24"/>
          <w:szCs w:val="24"/>
        </w:rPr>
      </w:pPr>
      <w:del w:id="742" w:author="Robert Vlasnik" w:date="2026-09-28T12:19:00Z" w16du:dateUtc="2026-09-28T17:19:00Z">
        <w:r w:rsidRPr="007971E2">
          <w:rPr>
            <w:rFonts w:ascii="Times New Roman" w:hAnsi="Times New Roman" w:cs="Times New Roman"/>
            <w:i/>
            <w:sz w:val="24"/>
            <w:szCs w:val="24"/>
          </w:rPr>
          <w:delText>“You will receive a notice in the mail acknowledging receipt of the enrollment.”</w:delText>
        </w:r>
      </w:del>
    </w:p>
    <w:p w14:paraId="41EFECF4" w14:textId="71043BEE" w:rsidR="00B05F2A" w:rsidRPr="007971E2" w:rsidRDefault="00B05F2A" w:rsidP="00B05F2A">
      <w:pPr>
        <w:pStyle w:val="ListParagraph"/>
        <w:numPr>
          <w:ilvl w:val="1"/>
          <w:numId w:val="49"/>
        </w:numPr>
        <w:rPr>
          <w:del w:id="743" w:author="Robert Vlasnik" w:date="2026-09-28T12:19:00Z" w16du:dateUtc="2026-09-28T17:19:00Z"/>
          <w:rFonts w:ascii="Times New Roman" w:hAnsi="Times New Roman" w:cs="Times New Roman"/>
          <w:i/>
          <w:sz w:val="24"/>
          <w:szCs w:val="24"/>
        </w:rPr>
      </w:pPr>
      <w:del w:id="744" w:author="Robert Vlasnik" w:date="2026-09-28T12:19:00Z" w16du:dateUtc="2026-09-28T17:19:00Z">
        <w:r w:rsidRPr="007971E2">
          <w:rPr>
            <w:rFonts w:ascii="Times New Roman" w:hAnsi="Times New Roman" w:cs="Times New Roman"/>
            <w:i/>
            <w:sz w:val="24"/>
            <w:szCs w:val="24"/>
          </w:rPr>
          <w:delText xml:space="preserve">“You should receive plan information from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carrier name</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xml:space="preserve"> including your member ID card in the mail within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7-10</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xml:space="preserve"> business days of enrollment, but no later than within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ten</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 xml:space="preserve"> days of the plan effective date. You may also access plan materials online at [carrier’s URL address].”</w:delText>
        </w:r>
      </w:del>
    </w:p>
    <w:p w14:paraId="4A7C0D00" w14:textId="24570523" w:rsidR="00A6231F" w:rsidRPr="007971E2" w:rsidRDefault="00A6231F" w:rsidP="004E65E4">
      <w:pPr>
        <w:pStyle w:val="ListParagraph"/>
        <w:numPr>
          <w:ilvl w:val="2"/>
          <w:numId w:val="49"/>
        </w:numPr>
        <w:rPr>
          <w:del w:id="745" w:author="Robert Vlasnik" w:date="2026-09-28T12:19:00Z" w16du:dateUtc="2026-09-28T17:19:00Z"/>
          <w:rFonts w:ascii="Times New Roman" w:hAnsi="Times New Roman" w:cs="Times New Roman"/>
          <w:i/>
          <w:sz w:val="24"/>
          <w:szCs w:val="24"/>
        </w:rPr>
      </w:pPr>
      <w:del w:id="746" w:author="Robert Vlasnik" w:date="2026-09-28T12:19:00Z" w16du:dateUtc="2026-09-28T17:19:00Z">
        <w:r w:rsidRPr="007971E2">
          <w:rPr>
            <w:rFonts w:ascii="Times New Roman" w:hAnsi="Times New Roman" w:cs="Times New Roman"/>
            <w:i/>
            <w:sz w:val="24"/>
            <w:szCs w:val="24"/>
          </w:rPr>
          <w:delText>[Anthem Enrollments only]</w:delText>
        </w:r>
      </w:del>
    </w:p>
    <w:p w14:paraId="2A3EB9BE" w14:textId="2C9D3A60" w:rsidR="00A6231F" w:rsidRPr="007971E2" w:rsidRDefault="00A6231F" w:rsidP="004E65E4">
      <w:pPr>
        <w:pStyle w:val="ListParagraph"/>
        <w:numPr>
          <w:ilvl w:val="3"/>
          <w:numId w:val="49"/>
        </w:numPr>
        <w:rPr>
          <w:del w:id="747" w:author="Robert Vlasnik" w:date="2026-09-28T12:19:00Z" w16du:dateUtc="2026-09-28T17:19:00Z"/>
          <w:rFonts w:ascii="Times New Roman" w:hAnsi="Times New Roman" w:cs="Times New Roman"/>
          <w:i/>
          <w:color w:val="000000"/>
          <w:sz w:val="24"/>
          <w:szCs w:val="24"/>
        </w:rPr>
      </w:pPr>
      <w:del w:id="748" w:author="Robert Vlasnik" w:date="2026-09-28T12:19:00Z" w16du:dateUtc="2026-09-28T17:19:00Z">
        <w:r w:rsidRPr="007971E2">
          <w:rPr>
            <w:rFonts w:ascii="Times New Roman" w:hAnsi="Times New Roman" w:cs="Times New Roman"/>
            <w:i/>
            <w:color w:val="000000"/>
            <w:sz w:val="24"/>
            <w:szCs w:val="24"/>
          </w:rPr>
          <w:delText>"To activate certain embedded and Essential Extra benefits, you will need to call Customer Service.</w:delText>
        </w:r>
        <w:r w:rsidRPr="007971E2">
          <w:rPr>
            <w:rStyle w:val="contentpasted2"/>
            <w:rFonts w:ascii="Times New Roman" w:hAnsi="Times New Roman" w:cs="Times New Roman" w:hint="eastAsia"/>
            <w:i/>
            <w:color w:val="000000"/>
            <w:sz w:val="24"/>
            <w:szCs w:val="24"/>
          </w:rPr>
          <w:delText> </w:delText>
        </w:r>
        <w:r w:rsidRPr="007971E2">
          <w:rPr>
            <w:rStyle w:val="contentpasted2"/>
            <w:rFonts w:ascii="Times New Roman" w:hAnsi="Times New Roman" w:cs="Times New Roman"/>
            <w:i/>
            <w:color w:val="000000"/>
            <w:sz w:val="24"/>
            <w:szCs w:val="24"/>
          </w:rPr>
          <w:delText xml:space="preserve"> </w:delText>
        </w:r>
        <w:r w:rsidRPr="007971E2">
          <w:rPr>
            <w:rFonts w:ascii="Times New Roman" w:hAnsi="Times New Roman" w:cs="Times New Roman"/>
            <w:i/>
            <w:color w:val="000000" w:themeColor="text1"/>
            <w:sz w:val="24"/>
            <w:szCs w:val="24"/>
          </w:rPr>
          <w:delText xml:space="preserve">Your Customer Service phone number will be in </w:delText>
        </w:r>
        <w:r w:rsidRPr="007971E2">
          <w:rPr>
            <w:rFonts w:ascii="Times New Roman" w:hAnsi="Times New Roman" w:cs="Times New Roman"/>
            <w:i/>
            <w:color w:val="000000"/>
            <w:sz w:val="24"/>
            <w:szCs w:val="24"/>
          </w:rPr>
          <w:delText>your New Member Guide kit which you will receive in approximately 7 days. In that kit will be your plan Member ID Card. The first toll-free number on the back of your Member ID card is the Customer Service number."</w:delText>
        </w:r>
      </w:del>
    </w:p>
    <w:p w14:paraId="10197E1B" w14:textId="77777777" w:rsidR="00A6231F" w:rsidRPr="007971E2" w:rsidRDefault="00A6231F" w:rsidP="004E65E4">
      <w:pPr>
        <w:pStyle w:val="ListParagraph"/>
        <w:ind w:left="2880"/>
        <w:rPr>
          <w:del w:id="749" w:author="Robert Vlasnik" w:date="2026-09-28T12:19:00Z" w16du:dateUtc="2026-09-28T17:19:00Z"/>
          <w:rFonts w:ascii="Times New Roman" w:hAnsi="Times New Roman" w:cs="Times New Roman"/>
          <w:i/>
          <w:sz w:val="24"/>
          <w:szCs w:val="24"/>
        </w:rPr>
      </w:pPr>
    </w:p>
    <w:p w14:paraId="651B2A57" w14:textId="77777777" w:rsidR="00A6231F" w:rsidRPr="007971E2" w:rsidRDefault="00B05F2A" w:rsidP="00B05F2A">
      <w:pPr>
        <w:pStyle w:val="ListParagraph"/>
        <w:numPr>
          <w:ilvl w:val="1"/>
          <w:numId w:val="49"/>
        </w:numPr>
        <w:rPr>
          <w:del w:id="750" w:author="Robert Vlasnik" w:date="2026-09-28T12:19:00Z" w16du:dateUtc="2026-09-28T17:19:00Z"/>
          <w:rFonts w:ascii="Times New Roman" w:hAnsi="Times New Roman" w:cs="Times New Roman"/>
          <w:i/>
          <w:sz w:val="24"/>
          <w:szCs w:val="24"/>
        </w:rPr>
      </w:pPr>
      <w:del w:id="751" w:author="Robert Vlasnik" w:date="2026-09-28T12:19:00Z" w16du:dateUtc="2026-09-28T17:19:00Z">
        <w:r w:rsidRPr="007971E2">
          <w:rPr>
            <w:rFonts w:ascii="Times New Roman" w:hAnsi="Times New Roman" w:cs="Times New Roman"/>
            <w:i/>
            <w:sz w:val="24"/>
            <w:szCs w:val="24"/>
          </w:rPr>
          <w:lastRenderedPageBreak/>
          <w:delText xml:space="preserve">“If you have any questions about your plan or if your needs change and you want to look at other plan options, please give me a call at </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direct callback number</w:delText>
        </w:r>
        <w:r w:rsidR="00152645" w:rsidRPr="007971E2">
          <w:rPr>
            <w:rFonts w:ascii="Times New Roman" w:hAnsi="Times New Roman" w:cs="Times New Roman"/>
            <w:i/>
            <w:sz w:val="24"/>
            <w:szCs w:val="24"/>
          </w:rPr>
          <w:delText>]</w:delText>
        </w:r>
        <w:r w:rsidRPr="007971E2">
          <w:rPr>
            <w:rFonts w:ascii="Times New Roman" w:hAnsi="Times New Roman" w:cs="Times New Roman"/>
            <w:i/>
            <w:sz w:val="24"/>
            <w:szCs w:val="24"/>
          </w:rPr>
          <w:delText>.</w:delText>
        </w:r>
      </w:del>
    </w:p>
    <w:p w14:paraId="2C622E80" w14:textId="0AC93C4E" w:rsidR="00B05F2A" w:rsidRPr="007971E2" w:rsidRDefault="00B05F2A" w:rsidP="00B05F2A">
      <w:pPr>
        <w:pStyle w:val="ListParagraph"/>
        <w:numPr>
          <w:ilvl w:val="1"/>
          <w:numId w:val="49"/>
        </w:numPr>
        <w:rPr>
          <w:del w:id="752" w:author="Robert Vlasnik" w:date="2026-09-28T12:19:00Z" w16du:dateUtc="2026-09-28T17:19:00Z"/>
          <w:rFonts w:ascii="Times New Roman" w:hAnsi="Times New Roman" w:cs="Times New Roman"/>
          <w:i/>
          <w:sz w:val="24"/>
          <w:szCs w:val="24"/>
        </w:rPr>
      </w:pPr>
      <w:del w:id="753" w:author="Robert Vlasnik" w:date="2026-09-28T12:19:00Z" w16du:dateUtc="2026-09-28T17:19:00Z">
        <w:r w:rsidRPr="007971E2">
          <w:rPr>
            <w:rFonts w:ascii="Times New Roman" w:hAnsi="Times New Roman" w:cs="Times New Roman"/>
            <w:i/>
            <w:sz w:val="24"/>
            <w:szCs w:val="24"/>
          </w:rPr>
          <w:delText xml:space="preserve">” </w:delText>
        </w:r>
        <w:r w:rsidRPr="007971E2">
          <w:rPr>
            <w:rFonts w:ascii="Times New Roman" w:hAnsi="Times New Roman" w:cs="Times New Roman"/>
            <w:b/>
            <w:sz w:val="24"/>
            <w:szCs w:val="24"/>
          </w:rPr>
          <w:delText>Go to section 9</w:delText>
        </w:r>
      </w:del>
    </w:p>
    <w:p w14:paraId="7505975F" w14:textId="6A84B4FB" w:rsidR="006E2F6E" w:rsidRPr="007971E2" w:rsidRDefault="006E2F6E" w:rsidP="004E65E4">
      <w:pPr>
        <w:rPr>
          <w:del w:id="754" w:author="Robert Vlasnik" w:date="2026-09-28T12:19:00Z" w16du:dateUtc="2026-09-28T17:19:00Z"/>
          <w:rFonts w:ascii="Times New Roman" w:hAnsi="Times New Roman" w:cs="Times New Roman"/>
          <w:i/>
          <w:sz w:val="24"/>
          <w:szCs w:val="24"/>
        </w:rPr>
      </w:pPr>
    </w:p>
    <w:p w14:paraId="4D9EA084" w14:textId="77777777" w:rsidR="00B05F2A" w:rsidRPr="007971E2" w:rsidRDefault="00B05F2A" w:rsidP="00B05F2A">
      <w:pPr>
        <w:pStyle w:val="ListParagraph"/>
        <w:rPr>
          <w:del w:id="755" w:author="Robert Vlasnik" w:date="2026-09-28T12:19:00Z" w16du:dateUtc="2026-09-28T17:19:00Z"/>
          <w:rFonts w:ascii="Times New Roman" w:hAnsi="Times New Roman" w:cs="Times New Roman"/>
          <w:sz w:val="24"/>
          <w:szCs w:val="24"/>
        </w:rPr>
      </w:pPr>
    </w:p>
    <w:p w14:paraId="6B61C2BA" w14:textId="77777777" w:rsidR="00B05F2A" w:rsidRPr="007971E2" w:rsidRDefault="00B05F2A" w:rsidP="00B05F2A">
      <w:pPr>
        <w:pStyle w:val="Heading1"/>
        <w:rPr>
          <w:del w:id="756" w:author="Robert Vlasnik" w:date="2026-09-28T12:19:00Z" w16du:dateUtc="2026-09-28T17:19:00Z"/>
          <w:rFonts w:ascii="Times New Roman" w:hAnsi="Times New Roman" w:cs="Times New Roman"/>
          <w:sz w:val="24"/>
          <w:szCs w:val="24"/>
        </w:rPr>
      </w:pPr>
      <w:del w:id="757" w:author="Robert Vlasnik" w:date="2026-09-28T12:19:00Z" w16du:dateUtc="2026-09-28T17:19:00Z">
        <w:r w:rsidRPr="007971E2">
          <w:rPr>
            <w:rFonts w:ascii="Times New Roman" w:hAnsi="Times New Roman" w:cs="Times New Roman"/>
            <w:sz w:val="24"/>
            <w:szCs w:val="24"/>
          </w:rPr>
          <w:delText xml:space="preserve">Section 9: Call closing. </w:delText>
        </w:r>
      </w:del>
    </w:p>
    <w:p w14:paraId="3E6E99B3" w14:textId="77777777" w:rsidR="00B05F2A" w:rsidRPr="007971E2" w:rsidRDefault="00B05F2A" w:rsidP="00297AFD">
      <w:pPr>
        <w:pStyle w:val="ListParagraph"/>
        <w:numPr>
          <w:ilvl w:val="0"/>
          <w:numId w:val="20"/>
        </w:numPr>
        <w:rPr>
          <w:rFonts w:ascii="Times New Roman" w:hAnsi="Times New Roman" w:cs="Times New Roman"/>
          <w:i/>
          <w:iCs/>
          <w:sz w:val="24"/>
          <w:szCs w:val="24"/>
        </w:rPr>
      </w:pPr>
      <w:r w:rsidRPr="007971E2">
        <w:rPr>
          <w:rFonts w:ascii="Times New Roman" w:hAnsi="Times New Roman" w:cs="Times New Roman"/>
          <w:i/>
          <w:iCs/>
          <w:sz w:val="24"/>
          <w:szCs w:val="24"/>
        </w:rPr>
        <w:t>“It’s been a pleasure speaking with you today. If you have any family members or friends that would benefit by speaking with me, please give them my number and I would be happy to assist them too.”</w:t>
      </w:r>
    </w:p>
    <w:p w14:paraId="2DD3DFDE" w14:textId="659D17B3" w:rsidR="00B05F2A" w:rsidRPr="00E36676" w:rsidRDefault="00B05F2A" w:rsidP="00297AFD">
      <w:pPr>
        <w:pStyle w:val="ListParagraph"/>
        <w:numPr>
          <w:ilvl w:val="0"/>
          <w:numId w:val="20"/>
        </w:numPr>
        <w:rPr>
          <w:rFonts w:ascii="Times New Roman" w:hAnsi="Times New Roman" w:cs="Times New Roman"/>
          <w:sz w:val="24"/>
          <w:szCs w:val="24"/>
        </w:rPr>
      </w:pPr>
      <w:r w:rsidRPr="00E36676">
        <w:rPr>
          <w:rFonts w:ascii="Times New Roman" w:hAnsi="Times New Roman" w:cs="Times New Roman"/>
          <w:sz w:val="24"/>
          <w:szCs w:val="24"/>
        </w:rPr>
        <w:t>End the call: “</w:t>
      </w:r>
      <w:r w:rsidRPr="00E36676">
        <w:rPr>
          <w:rFonts w:ascii="Times New Roman" w:hAnsi="Times New Roman" w:cs="Times New Roman"/>
          <w:i/>
          <w:sz w:val="24"/>
          <w:szCs w:val="24"/>
        </w:rPr>
        <w:t xml:space="preserve">Thank you for </w:t>
      </w:r>
      <w:r w:rsidR="00152645" w:rsidRPr="00E36676">
        <w:rPr>
          <w:rFonts w:ascii="Times New Roman" w:hAnsi="Times New Roman" w:cs="Times New Roman"/>
          <w:i/>
          <w:sz w:val="24"/>
          <w:szCs w:val="24"/>
        </w:rPr>
        <w:t>[</w:t>
      </w:r>
      <w:r w:rsidRPr="00E36676">
        <w:rPr>
          <w:rFonts w:ascii="Times New Roman" w:hAnsi="Times New Roman" w:cs="Times New Roman"/>
          <w:i/>
          <w:sz w:val="24"/>
          <w:szCs w:val="24"/>
        </w:rPr>
        <w:t>calling/choosing</w:t>
      </w:r>
      <w:r w:rsidR="00152645" w:rsidRPr="00E36676">
        <w:rPr>
          <w:rFonts w:ascii="Times New Roman" w:hAnsi="Times New Roman" w:cs="Times New Roman"/>
          <w:i/>
          <w:sz w:val="24"/>
          <w:szCs w:val="24"/>
        </w:rPr>
        <w:t>]</w:t>
      </w:r>
      <w:r w:rsidRPr="00E36676">
        <w:rPr>
          <w:rFonts w:ascii="Times New Roman" w:hAnsi="Times New Roman" w:cs="Times New Roman"/>
          <w:i/>
          <w:sz w:val="24"/>
          <w:szCs w:val="24"/>
        </w:rPr>
        <w:t xml:space="preserve"> </w:t>
      </w:r>
      <w:r w:rsidR="00152645" w:rsidRPr="00E36676">
        <w:rPr>
          <w:rFonts w:ascii="Times New Roman" w:hAnsi="Times New Roman" w:cs="Times New Roman"/>
          <w:i/>
          <w:sz w:val="24"/>
          <w:szCs w:val="24"/>
        </w:rPr>
        <w:t>[</w:t>
      </w:r>
      <w:r w:rsidRPr="00E36676">
        <w:rPr>
          <w:rFonts w:ascii="Times New Roman" w:hAnsi="Times New Roman" w:cs="Times New Roman"/>
          <w:i/>
          <w:sz w:val="24"/>
          <w:szCs w:val="24"/>
        </w:rPr>
        <w:t>Carrier name</w:t>
      </w:r>
      <w:r w:rsidR="00152645" w:rsidRPr="00E36676">
        <w:rPr>
          <w:rFonts w:ascii="Times New Roman" w:hAnsi="Times New Roman" w:cs="Times New Roman"/>
          <w:i/>
          <w:sz w:val="24"/>
          <w:szCs w:val="24"/>
        </w:rPr>
        <w:t>]</w:t>
      </w:r>
      <w:r w:rsidRPr="00E36676">
        <w:rPr>
          <w:rFonts w:ascii="Times New Roman" w:hAnsi="Times New Roman" w:cs="Times New Roman"/>
          <w:i/>
          <w:sz w:val="24"/>
          <w:szCs w:val="24"/>
        </w:rPr>
        <w:t xml:space="preserve"> and have a great day!”</w:t>
      </w:r>
    </w:p>
    <w:p w14:paraId="5581FF97" w14:textId="77777777" w:rsidR="00B05F2A" w:rsidRPr="007971E2" w:rsidRDefault="00B05F2A" w:rsidP="00B05F2A">
      <w:pPr>
        <w:rPr>
          <w:del w:id="758" w:author="Robert Vlasnik" w:date="2026-09-28T12:19:00Z" w16du:dateUtc="2026-09-28T17:19:00Z"/>
          <w:rFonts w:ascii="Times New Roman" w:hAnsi="Times New Roman" w:cs="Times New Roman"/>
          <w:sz w:val="24"/>
          <w:szCs w:val="24"/>
        </w:rPr>
      </w:pPr>
    </w:p>
    <w:p w14:paraId="34400AC9" w14:textId="77777777" w:rsidR="00B05F2A" w:rsidRPr="007971E2" w:rsidRDefault="00B05F2A" w:rsidP="00B05F2A">
      <w:pPr>
        <w:pStyle w:val="ListParagraph"/>
        <w:rPr>
          <w:rFonts w:ascii="Times New Roman" w:hAnsi="Times New Roman" w:cs="Times New Roman"/>
          <w:sz w:val="24"/>
          <w:szCs w:val="24"/>
        </w:rPr>
      </w:pPr>
    </w:p>
    <w:sectPr w:rsidR="00B05F2A" w:rsidRPr="007971E2" w:rsidSect="00AA1441">
      <w:headerReference w:type="even" r:id="rId13"/>
      <w:headerReference w:type="default" r:id="rId14"/>
      <w:footerReference w:type="even" r:id="rId15"/>
      <w:footerReference w:type="default" r:id="rId16"/>
      <w:headerReference w:type="first" r:id="rId17"/>
      <w:footerReference w:type="first" r:id="rId1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CF9D" w14:textId="77777777" w:rsidR="00D64A77" w:rsidRDefault="00D64A77" w:rsidP="002350EE">
      <w:pPr>
        <w:spacing w:after="0" w:line="240" w:lineRule="auto"/>
      </w:pPr>
      <w:r>
        <w:separator/>
      </w:r>
    </w:p>
  </w:endnote>
  <w:endnote w:type="continuationSeparator" w:id="0">
    <w:p w14:paraId="2B27B970" w14:textId="77777777" w:rsidR="00D64A77" w:rsidRDefault="00D64A77" w:rsidP="002350EE">
      <w:pPr>
        <w:spacing w:after="0" w:line="240" w:lineRule="auto"/>
      </w:pPr>
      <w:r>
        <w:continuationSeparator/>
      </w:r>
    </w:p>
  </w:endnote>
  <w:endnote w:type="continuationNotice" w:id="1">
    <w:p w14:paraId="1665D6D9" w14:textId="77777777" w:rsidR="00D64A77" w:rsidRDefault="00D64A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57FD" w14:textId="77777777" w:rsidR="009E56B3" w:rsidRDefault="009E56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F799" w14:textId="43E6BEA6" w:rsidR="00531033" w:rsidRDefault="00531033" w:rsidP="006A4837">
    <w:pPr>
      <w:pStyle w:val="Footer"/>
      <w:ind w:left="1440"/>
    </w:pPr>
    <w:r>
      <w:rPr>
        <w:color w:val="5B9BD5" w:themeColor="accent1"/>
      </w:rPr>
      <w:ptab w:relativeTo="margin" w:alignment="right" w:leader="none"/>
    </w:r>
    <w:r w:rsidRPr="006A4837">
      <w:t xml:space="preserve"> </w:t>
    </w:r>
    <w:sdt>
      <w:sdtPr>
        <w:rPr>
          <w:i/>
        </w:rPr>
        <w:id w:val="-1573346818"/>
        <w:placeholder>
          <w:docPart w:val="B8A975C4B544448E85448CE450ADE457"/>
        </w:placeholder>
      </w:sdtPr>
      <w:sdtEndPr/>
      <w:sdtContent>
        <w:r w:rsidRPr="007971E2">
          <w:rPr>
            <w:i/>
          </w:rPr>
          <w:t>MULTIPLAN_2</w:t>
        </w:r>
        <w:r>
          <w:rPr>
            <w:i/>
          </w:rPr>
          <w:t>113SMS_</w:t>
        </w:r>
        <w:del w:id="762" w:author="Robert Vlasnik" w:date="2026-09-28T12:19:00Z" w16du:dateUtc="2026-09-28T17:19:00Z">
          <w:r w:rsidR="009A2C30">
            <w:rPr>
              <w:i/>
            </w:rPr>
            <w:delText>SalesEnrollmentScript2026</w:delText>
          </w:r>
        </w:del>
        <w:ins w:id="763" w:author="Robert Vlasnik" w:date="2026-09-28T12:19:00Z" w16du:dateUtc="2026-09-28T17:19:00Z">
          <w:r>
            <w:rPr>
              <w:i/>
            </w:rPr>
            <w:t>SalesScript202</w:t>
          </w:r>
          <w:r w:rsidR="00CD4120">
            <w:rPr>
              <w:i/>
            </w:rPr>
            <w:t>7</w:t>
          </w:r>
        </w:ins>
        <w:r w:rsidRPr="007971E2">
          <w:rPr>
            <w:i/>
          </w:rPr>
          <w:t>_M</w:t>
        </w:r>
      </w:sdtContent>
    </w:sdt>
    <w:r w:rsidRPr="002350EE">
      <w:rPr>
        <w:color w:val="5B9BD5" w:themeColor="accent1"/>
      </w:rPr>
      <w:t xml:space="preserve"> </w:t>
    </w:r>
    <w:r w:rsidRPr="002350EE">
      <w:rPr>
        <w:rFonts w:asciiTheme="majorHAnsi" w:eastAsiaTheme="majorEastAsia" w:hAnsiTheme="majorHAnsi" w:cstheme="majorBidi"/>
        <w:color w:val="5B9BD5" w:themeColor="accent1"/>
        <w:sz w:val="20"/>
        <w:szCs w:val="20"/>
      </w:rPr>
      <w:t xml:space="preserve">pg. </w:t>
    </w:r>
    <w:r w:rsidRPr="002350EE">
      <w:rPr>
        <w:rFonts w:eastAsiaTheme="minorEastAsia"/>
        <w:color w:val="5B9BD5" w:themeColor="accent1"/>
        <w:sz w:val="20"/>
        <w:szCs w:val="20"/>
      </w:rPr>
      <w:fldChar w:fldCharType="begin"/>
    </w:r>
    <w:r w:rsidRPr="002350EE">
      <w:rPr>
        <w:color w:val="5B9BD5" w:themeColor="accent1"/>
        <w:sz w:val="20"/>
        <w:szCs w:val="20"/>
      </w:rPr>
      <w:instrText xml:space="preserve"> PAGE    \* MERGEFORMAT </w:instrText>
    </w:r>
    <w:r w:rsidRPr="002350EE">
      <w:rPr>
        <w:rFonts w:eastAsiaTheme="minorEastAsia"/>
        <w:color w:val="5B9BD5" w:themeColor="accent1"/>
        <w:sz w:val="20"/>
        <w:szCs w:val="20"/>
      </w:rPr>
      <w:fldChar w:fldCharType="separate"/>
    </w:r>
    <w:r w:rsidR="00D57538" w:rsidRPr="00D57538">
      <w:rPr>
        <w:rFonts w:asciiTheme="majorHAnsi" w:eastAsiaTheme="majorEastAsia" w:hAnsiTheme="majorHAnsi" w:cstheme="majorBidi"/>
        <w:noProof/>
        <w:color w:val="5B9BD5" w:themeColor="accent1"/>
        <w:sz w:val="20"/>
        <w:szCs w:val="20"/>
      </w:rPr>
      <w:t>29</w:t>
    </w:r>
    <w:r w:rsidRPr="002350EE">
      <w:rPr>
        <w:rFonts w:asciiTheme="majorHAnsi" w:eastAsiaTheme="majorEastAsia" w:hAnsiTheme="majorHAnsi" w:cstheme="majorBidi"/>
        <w:noProof/>
        <w:color w:val="5B9BD5"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4CE0C" w14:textId="77777777" w:rsidR="009E56B3" w:rsidRDefault="009E5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7727B" w14:textId="77777777" w:rsidR="00D64A77" w:rsidRDefault="00D64A77" w:rsidP="002350EE">
      <w:pPr>
        <w:spacing w:after="0" w:line="240" w:lineRule="auto"/>
      </w:pPr>
      <w:r>
        <w:separator/>
      </w:r>
    </w:p>
  </w:footnote>
  <w:footnote w:type="continuationSeparator" w:id="0">
    <w:p w14:paraId="5DF7B4C0" w14:textId="77777777" w:rsidR="00D64A77" w:rsidRDefault="00D64A77" w:rsidP="002350EE">
      <w:pPr>
        <w:spacing w:after="0" w:line="240" w:lineRule="auto"/>
      </w:pPr>
      <w:r>
        <w:continuationSeparator/>
      </w:r>
    </w:p>
  </w:footnote>
  <w:footnote w:type="continuationNotice" w:id="1">
    <w:p w14:paraId="1B4ABD60" w14:textId="77777777" w:rsidR="00D64A77" w:rsidRDefault="00D64A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63BF" w14:textId="77777777" w:rsidR="009E56B3" w:rsidRDefault="009E56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2CC4" w14:textId="501BE1EC" w:rsidR="00531033" w:rsidRDefault="009A2C30">
    <w:pPr>
      <w:pStyle w:val="Header"/>
    </w:pPr>
    <w:del w:id="759" w:author="Robert Vlasnik" w:date="2026-09-28T12:19:00Z" w16du:dateUtc="2026-09-28T17:19:00Z">
      <w:r w:rsidRPr="002350EE">
        <w:rPr>
          <w:noProof/>
          <w:color w:val="5B9BD5" w:themeColor="accent1"/>
        </w:rPr>
        <mc:AlternateContent>
          <mc:Choice Requires="wps">
            <w:drawing>
              <wp:anchor distT="0" distB="0" distL="114300" distR="114300" simplePos="0" relativeHeight="251657728" behindDoc="0" locked="0" layoutInCell="1" allowOverlap="1" wp14:anchorId="6872D9B8" wp14:editId="191744C2">
                <wp:simplePos x="0" y="0"/>
                <wp:positionH relativeFrom="page">
                  <wp:posOffset>213360</wp:posOffset>
                </wp:positionH>
                <wp:positionV relativeFrom="margin">
                  <wp:align>center</wp:align>
                </wp:positionV>
                <wp:extent cx="7364730" cy="9528810"/>
                <wp:effectExtent l="0" t="0" r="26670" b="26670"/>
                <wp:wrapNone/>
                <wp:docPr id="1785463332" name="Rectangle 178546333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C85580A" id="Rectangle 452" o:spid="_x0000_s1026" style="position:absolute;margin-left:16.8pt;margin-top:0;width:579.9pt;height:750.3pt;z-index:251658240;visibility:visible;mso-wrap-style:square;mso-width-percent:950;mso-height-percent:950;mso-wrap-distance-left:9pt;mso-wrap-distance-top:0;mso-wrap-distance-right:9pt;mso-wrap-distance-bottom:0;mso-position-horizontal:absolute;mso-position-horizontal-relative:page;mso-position-vertical:center;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" filled="f" strokecolor="#747070 [1614]" strokeweight="1.25pt">
                <w10:wrap anchorx="page" anchory="margin"/>
              </v:rect>
            </w:pict>
          </mc:Fallback>
        </mc:AlternateContent>
      </w:r>
    </w:del>
    <w:sdt>
      <w:sdtPr>
        <w:id w:val="-1318256079"/>
        <w:docPartObj>
          <w:docPartGallery w:val="Watermarks"/>
          <w:docPartUnique/>
        </w:docPartObj>
      </w:sdtPr>
      <w:sdtEndPr/>
      <w:sdtContent>
        <w:ins w:id="760" w:author="Robert Vlasnik" w:date="2026-09-28T12:19:00Z" w16du:dateUtc="2026-09-28T17:19:00Z">
          <w:r w:rsidR="00D64A77">
            <w:rPr>
              <w:noProof/>
            </w:rPr>
            <w:pict w14:anchorId="2CC1A0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sdtContent>
    </w:sdt>
    <w:ins w:id="761" w:author="Robert Vlasnik" w:date="2026-09-28T12:19:00Z" w16du:dateUtc="2026-09-28T17:19:00Z">
      <w:r w:rsidR="00531033" w:rsidRPr="002350EE">
        <w:rPr>
          <w:noProof/>
          <w:color w:val="5B9BD5" w:themeColor="accent1"/>
        </w:rPr>
        <mc:AlternateContent>
          <mc:Choice Requires="wps">
            <w:drawing>
              <wp:anchor distT="0" distB="0" distL="114300" distR="114300" simplePos="0" relativeHeight="251656704" behindDoc="0" locked="0" layoutInCell="1" allowOverlap="1" wp14:anchorId="6872D9B8" wp14:editId="191744C2">
                <wp:simplePos x="0" y="0"/>
                <wp:positionH relativeFrom="page">
                  <wp:posOffset>213360</wp:posOffset>
                </wp:positionH>
                <wp:positionV relativeFrom="margin">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cei="http://schemas.microsoft.com/office/word/2026/wordml/cei">
            <w:pict>
              <v:rect w14:anchorId="249C24C3" id="Rectangle 452" o:spid="_x0000_s1026" style="position:absolute;margin-left:16.8pt;margin-top:0;width:579.9pt;height:750.3pt;z-index:251658240;visibility:visible;mso-wrap-style:square;mso-width-percent:950;mso-height-percent:950;mso-wrap-distance-left:9pt;mso-wrap-distance-top:0;mso-wrap-distance-right:9pt;mso-wrap-distance-bottom:0;mso-position-horizontal:absolute;mso-position-horizontal-relative:page;mso-position-vertical:center;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" filled="f" strokecolor="#747070 [1614]" strokeweight="1.25pt">
                <w10:wrap anchorx="page" anchory="margin"/>
              </v:rect>
            </w:pict>
          </mc:Fallback>
        </mc:AlternateConten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4214" w14:textId="77777777" w:rsidR="009E56B3" w:rsidRDefault="009E56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0071"/>
    <w:multiLevelType w:val="hybridMultilevel"/>
    <w:tmpl w:val="62B6527A"/>
    <w:lvl w:ilvl="0" w:tplc="F0E415D2">
      <w:start w:val="1"/>
      <w:numFmt w:val="bullet"/>
      <w:lvlText w:val=""/>
      <w:lvlJc w:val="left"/>
      <w:pPr>
        <w:ind w:left="1440" w:hanging="360"/>
      </w:pPr>
      <w:rPr>
        <w:rFonts w:ascii="Symbol" w:hAnsi="Symbol"/>
      </w:rPr>
    </w:lvl>
    <w:lvl w:ilvl="1" w:tplc="99C80192">
      <w:start w:val="1"/>
      <w:numFmt w:val="bullet"/>
      <w:lvlText w:val=""/>
      <w:lvlJc w:val="left"/>
      <w:pPr>
        <w:ind w:left="2160" w:hanging="360"/>
      </w:pPr>
      <w:rPr>
        <w:rFonts w:ascii="Symbol" w:hAnsi="Symbol"/>
      </w:rPr>
    </w:lvl>
    <w:lvl w:ilvl="2" w:tplc="F4D65426">
      <w:start w:val="1"/>
      <w:numFmt w:val="bullet"/>
      <w:lvlText w:val=""/>
      <w:lvlJc w:val="left"/>
      <w:pPr>
        <w:ind w:left="1440" w:hanging="360"/>
      </w:pPr>
      <w:rPr>
        <w:rFonts w:ascii="Symbol" w:hAnsi="Symbol"/>
      </w:rPr>
    </w:lvl>
    <w:lvl w:ilvl="3" w:tplc="A51A8472">
      <w:start w:val="1"/>
      <w:numFmt w:val="bullet"/>
      <w:lvlText w:val=""/>
      <w:lvlJc w:val="left"/>
      <w:pPr>
        <w:ind w:left="1440" w:hanging="360"/>
      </w:pPr>
      <w:rPr>
        <w:rFonts w:ascii="Symbol" w:hAnsi="Symbol"/>
      </w:rPr>
    </w:lvl>
    <w:lvl w:ilvl="4" w:tplc="AB36DD1A">
      <w:start w:val="1"/>
      <w:numFmt w:val="bullet"/>
      <w:lvlText w:val=""/>
      <w:lvlJc w:val="left"/>
      <w:pPr>
        <w:ind w:left="1440" w:hanging="360"/>
      </w:pPr>
      <w:rPr>
        <w:rFonts w:ascii="Symbol" w:hAnsi="Symbol"/>
      </w:rPr>
    </w:lvl>
    <w:lvl w:ilvl="5" w:tplc="D6CAAAA8">
      <w:start w:val="1"/>
      <w:numFmt w:val="bullet"/>
      <w:lvlText w:val=""/>
      <w:lvlJc w:val="left"/>
      <w:pPr>
        <w:ind w:left="1440" w:hanging="360"/>
      </w:pPr>
      <w:rPr>
        <w:rFonts w:ascii="Symbol" w:hAnsi="Symbol"/>
      </w:rPr>
    </w:lvl>
    <w:lvl w:ilvl="6" w:tplc="65667524">
      <w:start w:val="1"/>
      <w:numFmt w:val="bullet"/>
      <w:lvlText w:val=""/>
      <w:lvlJc w:val="left"/>
      <w:pPr>
        <w:ind w:left="1440" w:hanging="360"/>
      </w:pPr>
      <w:rPr>
        <w:rFonts w:ascii="Symbol" w:hAnsi="Symbol"/>
      </w:rPr>
    </w:lvl>
    <w:lvl w:ilvl="7" w:tplc="6AB2AC54">
      <w:start w:val="1"/>
      <w:numFmt w:val="bullet"/>
      <w:lvlText w:val=""/>
      <w:lvlJc w:val="left"/>
      <w:pPr>
        <w:ind w:left="1440" w:hanging="360"/>
      </w:pPr>
      <w:rPr>
        <w:rFonts w:ascii="Symbol" w:hAnsi="Symbol"/>
      </w:rPr>
    </w:lvl>
    <w:lvl w:ilvl="8" w:tplc="BBB0E764">
      <w:start w:val="1"/>
      <w:numFmt w:val="bullet"/>
      <w:lvlText w:val=""/>
      <w:lvlJc w:val="left"/>
      <w:pPr>
        <w:ind w:left="1440" w:hanging="360"/>
      </w:pPr>
      <w:rPr>
        <w:rFonts w:ascii="Symbol" w:hAnsi="Symbol"/>
      </w:rPr>
    </w:lvl>
  </w:abstractNum>
  <w:abstractNum w:abstractNumId="1" w15:restartNumberingAfterBreak="0">
    <w:nsid w:val="060B04B4"/>
    <w:multiLevelType w:val="hybridMultilevel"/>
    <w:tmpl w:val="2E6669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180"/>
      </w:pPr>
      <w:rPr>
        <w:rFonts w:ascii="Wingdings" w:hAnsi="Wingding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rPr>
        <w:color w:val="auto"/>
      </w:rPr>
    </w:lvl>
    <w:lvl w:ilvl="6" w:tplc="FFFFFFFF">
      <w:start w:val="1"/>
      <w:numFmt w:val="bullet"/>
      <w:lvlText w:val="o"/>
      <w:lvlJc w:val="left"/>
      <w:pPr>
        <w:ind w:left="5040" w:hanging="360"/>
      </w:pPr>
      <w:rPr>
        <w:rFonts w:ascii="Courier New" w:hAnsi="Courier New" w:cs="Courier New" w:hint="default"/>
      </w:rPr>
    </w:lvl>
    <w:lvl w:ilvl="7" w:tplc="FFFFFFFF">
      <w:start w:val="1"/>
      <w:numFmt w:val="bullet"/>
      <w:lvlText w:val=""/>
      <w:lvlJc w:val="left"/>
      <w:pPr>
        <w:ind w:left="5760" w:hanging="360"/>
      </w:pPr>
      <w:rPr>
        <w:rFonts w:ascii="Wingdings" w:hAnsi="Wingdings" w:hint="default"/>
      </w:rPr>
    </w:lvl>
    <w:lvl w:ilvl="8" w:tplc="FFFFFFFF" w:tentative="1">
      <w:start w:val="1"/>
      <w:numFmt w:val="lowerRoman"/>
      <w:lvlText w:val="%9."/>
      <w:lvlJc w:val="right"/>
      <w:pPr>
        <w:ind w:left="6480" w:hanging="180"/>
      </w:pPr>
    </w:lvl>
  </w:abstractNum>
  <w:abstractNum w:abstractNumId="2" w15:restartNumberingAfterBreak="0">
    <w:nsid w:val="08DF096B"/>
    <w:multiLevelType w:val="hybridMultilevel"/>
    <w:tmpl w:val="128032B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D3147C1"/>
    <w:multiLevelType w:val="multilevel"/>
    <w:tmpl w:val="19FACB10"/>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1AA51D4"/>
    <w:multiLevelType w:val="hybridMultilevel"/>
    <w:tmpl w:val="64DA5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271910"/>
    <w:multiLevelType w:val="hybridMultilevel"/>
    <w:tmpl w:val="7EEC8490"/>
    <w:lvl w:ilvl="0" w:tplc="249485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65E3D"/>
    <w:multiLevelType w:val="multilevel"/>
    <w:tmpl w:val="062657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180"/>
      </w:pPr>
      <w:rPr>
        <w:rFonts w:ascii="Wingdings" w:hAnsi="Wingdings" w:hint="default"/>
      </w:rPr>
    </w:lvl>
    <w:lvl w:ilvl="3">
      <w:start w:val="1"/>
      <w:numFmt w:val="lowerLetter"/>
      <w:lvlText w:val="%4."/>
      <w:lvlJc w:val="left"/>
      <w:pPr>
        <w:ind w:left="2880" w:hanging="360"/>
      </w:pPr>
      <w:rPr>
        <w:rFonts w:hint="default"/>
      </w:rPr>
    </w:lvl>
    <w:lvl w:ilvl="4">
      <w:start w:val="1"/>
      <w:numFmt w:val="lowerRoman"/>
      <w:lvlText w:val="%5i."/>
      <w:lvlJc w:val="right"/>
      <w:pPr>
        <w:ind w:left="3600" w:hanging="360"/>
      </w:pPr>
      <w:rPr>
        <w:rFonts w:hint="default"/>
      </w:rPr>
    </w:lvl>
    <w:lvl w:ilvl="5">
      <w:start w:val="1"/>
      <w:numFmt w:val="lowerRoman"/>
      <w:lvlText w:val="%6."/>
      <w:lvlJc w:val="right"/>
      <w:pPr>
        <w:ind w:left="4320" w:hanging="180"/>
      </w:pPr>
      <w:rPr>
        <w:rFonts w:hint="default"/>
        <w:color w:val="auto"/>
      </w:rPr>
    </w:lvl>
    <w:lvl w:ilvl="6">
      <w:start w:val="1"/>
      <w:numFmt w:val="bullet"/>
      <w:lvlText w:val="o"/>
      <w:lvlJc w:val="left"/>
      <w:pPr>
        <w:ind w:left="5040" w:hanging="360"/>
      </w:pPr>
      <w:rPr>
        <w:rFonts w:ascii="Courier New" w:hAnsi="Courier New" w:cs="Courier New" w:hint="default"/>
      </w:rPr>
    </w:lvl>
    <w:lvl w:ilvl="7">
      <w:start w:val="1"/>
      <w:numFmt w:val="bullet"/>
      <w:lvlText w:val=""/>
      <w:lvlJc w:val="left"/>
      <w:pPr>
        <w:ind w:left="5760" w:hanging="360"/>
      </w:pPr>
      <w:rPr>
        <w:rFonts w:ascii="Wingdings" w:hAnsi="Wingdings" w:hint="default"/>
      </w:rPr>
    </w:lvl>
    <w:lvl w:ilvl="8">
      <w:start w:val="1"/>
      <w:numFmt w:val="lowerRoman"/>
      <w:lvlText w:val="%9."/>
      <w:lvlJc w:val="right"/>
      <w:pPr>
        <w:ind w:left="6480" w:hanging="180"/>
      </w:pPr>
      <w:rPr>
        <w:rFonts w:hint="default"/>
      </w:rPr>
    </w:lvl>
  </w:abstractNum>
  <w:abstractNum w:abstractNumId="7" w15:restartNumberingAfterBreak="0">
    <w:nsid w:val="13264B79"/>
    <w:multiLevelType w:val="hybridMultilevel"/>
    <w:tmpl w:val="22F6B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5310DD"/>
    <w:multiLevelType w:val="hybridMultilevel"/>
    <w:tmpl w:val="DF929E78"/>
    <w:lvl w:ilvl="0" w:tplc="04090001">
      <w:start w:val="1"/>
      <w:numFmt w:val="bullet"/>
      <w:lvlText w:val=""/>
      <w:lvlJc w:val="left"/>
      <w:pPr>
        <w:ind w:left="720" w:hanging="360"/>
      </w:pPr>
      <w:rPr>
        <w:rFonts w:ascii="Symbol" w:hAnsi="Symbol" w:hint="default"/>
      </w:rPr>
    </w:lvl>
    <w:lvl w:ilvl="1" w:tplc="9D901E00">
      <w:start w:val="1"/>
      <w:numFmt w:val="bullet"/>
      <w:lvlText w:val="o"/>
      <w:lvlJc w:val="left"/>
      <w:pPr>
        <w:ind w:left="1440" w:hanging="360"/>
      </w:pPr>
      <w:rPr>
        <w:rFonts w:ascii="Courier New" w:hAnsi="Courier New" w:hint="default"/>
        <w:color w:val="auto"/>
      </w:rPr>
    </w:lvl>
    <w:lvl w:ilvl="2" w:tplc="04090005">
      <w:start w:val="1"/>
      <w:numFmt w:val="bullet"/>
      <w:lvlText w:val=""/>
      <w:lvlJc w:val="left"/>
      <w:pPr>
        <w:ind w:left="2160" w:hanging="360"/>
      </w:pPr>
      <w:rPr>
        <w:rFonts w:ascii="Wingdings" w:hAnsi="Wingdings" w:hint="default"/>
      </w:rPr>
    </w:lvl>
    <w:lvl w:ilvl="3" w:tplc="562EB2F4">
      <w:start w:val="1"/>
      <w:numFmt w:val="bullet"/>
      <w:lvlText w:val=""/>
      <w:lvlJc w:val="left"/>
      <w:pPr>
        <w:ind w:left="2880" w:hanging="360"/>
      </w:pPr>
      <w:rPr>
        <w:rFonts w:ascii="Symbol" w:hAnsi="Symbol" w:hint="default"/>
        <w:color w:val="auto"/>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5D1503"/>
    <w:multiLevelType w:val="hybridMultilevel"/>
    <w:tmpl w:val="7D1E5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B4437E"/>
    <w:multiLevelType w:val="hybridMultilevel"/>
    <w:tmpl w:val="119E3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6E3CF5"/>
    <w:multiLevelType w:val="hybridMultilevel"/>
    <w:tmpl w:val="9AC29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12C80"/>
    <w:multiLevelType w:val="hybridMultilevel"/>
    <w:tmpl w:val="E2F46A76"/>
    <w:lvl w:ilvl="0" w:tplc="04090001">
      <w:start w:val="1"/>
      <w:numFmt w:val="bullet"/>
      <w:lvlText w:val=""/>
      <w:lvlJc w:val="left"/>
      <w:pPr>
        <w:tabs>
          <w:tab w:val="num" w:pos="720"/>
        </w:tabs>
        <w:ind w:left="720" w:hanging="360"/>
      </w:pPr>
      <w:rPr>
        <w:rFonts w:ascii="Symbol" w:hAnsi="Symbol" w:hint="default"/>
      </w:rPr>
    </w:lvl>
    <w:lvl w:ilvl="1" w:tplc="06CE4BD8">
      <w:start w:val="302"/>
      <w:numFmt w:val="bullet"/>
      <w:lvlText w:val="•"/>
      <w:lvlJc w:val="left"/>
      <w:pPr>
        <w:tabs>
          <w:tab w:val="num" w:pos="1440"/>
        </w:tabs>
        <w:ind w:left="1440" w:hanging="360"/>
      </w:pPr>
      <w:rPr>
        <w:rFonts w:ascii="Arial" w:hAnsi="Arial" w:hint="default"/>
      </w:rPr>
    </w:lvl>
    <w:lvl w:ilvl="2" w:tplc="1E3E871A" w:tentative="1">
      <w:start w:val="1"/>
      <w:numFmt w:val="bullet"/>
      <w:lvlText w:val="•"/>
      <w:lvlJc w:val="left"/>
      <w:pPr>
        <w:tabs>
          <w:tab w:val="num" w:pos="2160"/>
        </w:tabs>
        <w:ind w:left="2160" w:hanging="360"/>
      </w:pPr>
      <w:rPr>
        <w:rFonts w:ascii="Arial" w:hAnsi="Arial" w:hint="default"/>
      </w:rPr>
    </w:lvl>
    <w:lvl w:ilvl="3" w:tplc="788E49E4" w:tentative="1">
      <w:start w:val="1"/>
      <w:numFmt w:val="bullet"/>
      <w:lvlText w:val="•"/>
      <w:lvlJc w:val="left"/>
      <w:pPr>
        <w:tabs>
          <w:tab w:val="num" w:pos="2880"/>
        </w:tabs>
        <w:ind w:left="2880" w:hanging="360"/>
      </w:pPr>
      <w:rPr>
        <w:rFonts w:ascii="Arial" w:hAnsi="Arial" w:hint="default"/>
      </w:rPr>
    </w:lvl>
    <w:lvl w:ilvl="4" w:tplc="18FE4A34" w:tentative="1">
      <w:start w:val="1"/>
      <w:numFmt w:val="bullet"/>
      <w:lvlText w:val="•"/>
      <w:lvlJc w:val="left"/>
      <w:pPr>
        <w:tabs>
          <w:tab w:val="num" w:pos="3600"/>
        </w:tabs>
        <w:ind w:left="3600" w:hanging="360"/>
      </w:pPr>
      <w:rPr>
        <w:rFonts w:ascii="Arial" w:hAnsi="Arial" w:hint="default"/>
      </w:rPr>
    </w:lvl>
    <w:lvl w:ilvl="5" w:tplc="0D501476" w:tentative="1">
      <w:start w:val="1"/>
      <w:numFmt w:val="bullet"/>
      <w:lvlText w:val="•"/>
      <w:lvlJc w:val="left"/>
      <w:pPr>
        <w:tabs>
          <w:tab w:val="num" w:pos="4320"/>
        </w:tabs>
        <w:ind w:left="4320" w:hanging="360"/>
      </w:pPr>
      <w:rPr>
        <w:rFonts w:ascii="Arial" w:hAnsi="Arial" w:hint="default"/>
      </w:rPr>
    </w:lvl>
    <w:lvl w:ilvl="6" w:tplc="4E884A40" w:tentative="1">
      <w:start w:val="1"/>
      <w:numFmt w:val="bullet"/>
      <w:lvlText w:val="•"/>
      <w:lvlJc w:val="left"/>
      <w:pPr>
        <w:tabs>
          <w:tab w:val="num" w:pos="5040"/>
        </w:tabs>
        <w:ind w:left="5040" w:hanging="360"/>
      </w:pPr>
      <w:rPr>
        <w:rFonts w:ascii="Arial" w:hAnsi="Arial" w:hint="default"/>
      </w:rPr>
    </w:lvl>
    <w:lvl w:ilvl="7" w:tplc="0ABAC28E" w:tentative="1">
      <w:start w:val="1"/>
      <w:numFmt w:val="bullet"/>
      <w:lvlText w:val="•"/>
      <w:lvlJc w:val="left"/>
      <w:pPr>
        <w:tabs>
          <w:tab w:val="num" w:pos="5760"/>
        </w:tabs>
        <w:ind w:left="5760" w:hanging="360"/>
      </w:pPr>
      <w:rPr>
        <w:rFonts w:ascii="Arial" w:hAnsi="Arial" w:hint="default"/>
      </w:rPr>
    </w:lvl>
    <w:lvl w:ilvl="8" w:tplc="4E20A30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288039E"/>
    <w:multiLevelType w:val="hybridMultilevel"/>
    <w:tmpl w:val="671CF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23574"/>
    <w:multiLevelType w:val="hybridMultilevel"/>
    <w:tmpl w:val="5B122996"/>
    <w:lvl w:ilvl="0" w:tplc="FEAEDFC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066D3"/>
    <w:multiLevelType w:val="hybridMultilevel"/>
    <w:tmpl w:val="016E15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2B530A"/>
    <w:multiLevelType w:val="hybridMultilevel"/>
    <w:tmpl w:val="A1B65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6C3BD2"/>
    <w:multiLevelType w:val="hybridMultilevel"/>
    <w:tmpl w:val="30F0B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A54C4F"/>
    <w:multiLevelType w:val="hybridMultilevel"/>
    <w:tmpl w:val="6DE2D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093D17"/>
    <w:multiLevelType w:val="hybridMultilevel"/>
    <w:tmpl w:val="9A0A1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30F88"/>
    <w:multiLevelType w:val="hybridMultilevel"/>
    <w:tmpl w:val="E40677F6"/>
    <w:lvl w:ilvl="0" w:tplc="04090003">
      <w:start w:val="1"/>
      <w:numFmt w:val="bullet"/>
      <w:lvlText w:val="o"/>
      <w:lvlJc w:val="left"/>
      <w:pPr>
        <w:ind w:left="1440" w:hanging="360"/>
      </w:pPr>
      <w:rPr>
        <w:rFonts w:ascii="Courier New" w:hAnsi="Courier New" w:cs="Courier New" w:hint="default"/>
      </w:rPr>
    </w:lvl>
    <w:lvl w:ilvl="1" w:tplc="8D14D578">
      <w:start w:val="1"/>
      <w:numFmt w:val="bullet"/>
      <w:lvlText w:val=""/>
      <w:lvlJc w:val="left"/>
      <w:pPr>
        <w:ind w:left="2160" w:hanging="360"/>
      </w:pPr>
      <w:rPr>
        <w:rFonts w:ascii="Wingdings" w:hAnsi="Wingdings" w:hint="default"/>
        <w:color w:val="auto"/>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187159"/>
    <w:multiLevelType w:val="multilevel"/>
    <w:tmpl w:val="859C3082"/>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0FA02BD"/>
    <w:multiLevelType w:val="multilevel"/>
    <w:tmpl w:val="B46076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180"/>
      </w:pPr>
      <w:rPr>
        <w:rFonts w:ascii="Wingdings" w:hAnsi="Wingding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bullet"/>
      <w:lvlText w:val="o"/>
      <w:lvlJc w:val="left"/>
      <w:pPr>
        <w:ind w:left="4500" w:hanging="360"/>
      </w:pPr>
      <w:rPr>
        <w:rFonts w:ascii="Courier New" w:hAnsi="Courier New" w:cs="Courier New"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5760" w:hanging="360"/>
      </w:pPr>
      <w:rPr>
        <w:rFonts w:ascii="Wingdings" w:hAnsi="Wingdings" w:hint="default"/>
      </w:rPr>
    </w:lvl>
    <w:lvl w:ilvl="8">
      <w:start w:val="1"/>
      <w:numFmt w:val="lowerRoman"/>
      <w:lvlText w:val="%9."/>
      <w:lvlJc w:val="right"/>
      <w:pPr>
        <w:ind w:left="6480" w:hanging="180"/>
      </w:pPr>
      <w:rPr>
        <w:rFonts w:hint="default"/>
      </w:rPr>
    </w:lvl>
  </w:abstractNum>
  <w:abstractNum w:abstractNumId="23" w15:restartNumberingAfterBreak="0">
    <w:nsid w:val="436F3350"/>
    <w:multiLevelType w:val="hybridMultilevel"/>
    <w:tmpl w:val="10B0AE24"/>
    <w:lvl w:ilvl="0" w:tplc="820C763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376F37"/>
    <w:multiLevelType w:val="hybridMultilevel"/>
    <w:tmpl w:val="8B0CE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75108A"/>
    <w:multiLevelType w:val="hybridMultilevel"/>
    <w:tmpl w:val="DBD4E47A"/>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7D567D"/>
    <w:multiLevelType w:val="hybridMultilevel"/>
    <w:tmpl w:val="6A54AEE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A142321"/>
    <w:multiLevelType w:val="hybridMultilevel"/>
    <w:tmpl w:val="C6AC4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6D2345"/>
    <w:multiLevelType w:val="hybridMultilevel"/>
    <w:tmpl w:val="7ED06274"/>
    <w:lvl w:ilvl="0" w:tplc="04090001">
      <w:start w:val="1"/>
      <w:numFmt w:val="bullet"/>
      <w:lvlText w:val=""/>
      <w:lvlJc w:val="left"/>
      <w:pPr>
        <w:ind w:left="720" w:hanging="360"/>
      </w:pPr>
      <w:rPr>
        <w:rFonts w:ascii="Symbol" w:hAnsi="Symbol" w:hint="default"/>
      </w:rPr>
    </w:lvl>
    <w:lvl w:ilvl="1" w:tplc="51A487EE">
      <w:start w:val="1"/>
      <w:numFmt w:val="bullet"/>
      <w:lvlText w:val="o"/>
      <w:lvlJc w:val="left"/>
      <w:pPr>
        <w:ind w:left="1440" w:hanging="360"/>
      </w:pPr>
      <w:rPr>
        <w:rFonts w:ascii="Courier New" w:hAnsi="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FB76EE"/>
    <w:multiLevelType w:val="hybridMultilevel"/>
    <w:tmpl w:val="1D00032C"/>
    <w:lvl w:ilvl="0" w:tplc="843C5F3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3896735"/>
    <w:multiLevelType w:val="hybridMultilevel"/>
    <w:tmpl w:val="9E602F9A"/>
    <w:lvl w:ilvl="0" w:tplc="F6C0F010">
      <w:start w:val="1"/>
      <w:numFmt w:val="bullet"/>
      <w:lvlText w:val=""/>
      <w:lvlJc w:val="left"/>
      <w:pPr>
        <w:ind w:left="1440" w:hanging="360"/>
      </w:pPr>
      <w:rPr>
        <w:rFonts w:ascii="Symbol" w:hAnsi="Symbol"/>
      </w:rPr>
    </w:lvl>
    <w:lvl w:ilvl="1" w:tplc="76AADFB0">
      <w:start w:val="1"/>
      <w:numFmt w:val="bullet"/>
      <w:lvlText w:val=""/>
      <w:lvlJc w:val="left"/>
      <w:pPr>
        <w:ind w:left="2160" w:hanging="360"/>
      </w:pPr>
      <w:rPr>
        <w:rFonts w:ascii="Symbol" w:hAnsi="Symbol"/>
      </w:rPr>
    </w:lvl>
    <w:lvl w:ilvl="2" w:tplc="C5C24C8C">
      <w:start w:val="1"/>
      <w:numFmt w:val="bullet"/>
      <w:lvlText w:val=""/>
      <w:lvlJc w:val="left"/>
      <w:pPr>
        <w:ind w:left="1440" w:hanging="360"/>
      </w:pPr>
      <w:rPr>
        <w:rFonts w:ascii="Symbol" w:hAnsi="Symbol"/>
      </w:rPr>
    </w:lvl>
    <w:lvl w:ilvl="3" w:tplc="070812A4">
      <w:start w:val="1"/>
      <w:numFmt w:val="bullet"/>
      <w:lvlText w:val=""/>
      <w:lvlJc w:val="left"/>
      <w:pPr>
        <w:ind w:left="1440" w:hanging="360"/>
      </w:pPr>
      <w:rPr>
        <w:rFonts w:ascii="Symbol" w:hAnsi="Symbol"/>
      </w:rPr>
    </w:lvl>
    <w:lvl w:ilvl="4" w:tplc="81C004E0">
      <w:start w:val="1"/>
      <w:numFmt w:val="bullet"/>
      <w:lvlText w:val=""/>
      <w:lvlJc w:val="left"/>
      <w:pPr>
        <w:ind w:left="1440" w:hanging="360"/>
      </w:pPr>
      <w:rPr>
        <w:rFonts w:ascii="Symbol" w:hAnsi="Symbol"/>
      </w:rPr>
    </w:lvl>
    <w:lvl w:ilvl="5" w:tplc="492455A2">
      <w:start w:val="1"/>
      <w:numFmt w:val="bullet"/>
      <w:lvlText w:val=""/>
      <w:lvlJc w:val="left"/>
      <w:pPr>
        <w:ind w:left="1440" w:hanging="360"/>
      </w:pPr>
      <w:rPr>
        <w:rFonts w:ascii="Symbol" w:hAnsi="Symbol"/>
      </w:rPr>
    </w:lvl>
    <w:lvl w:ilvl="6" w:tplc="B5C03708">
      <w:start w:val="1"/>
      <w:numFmt w:val="bullet"/>
      <w:lvlText w:val=""/>
      <w:lvlJc w:val="left"/>
      <w:pPr>
        <w:ind w:left="1440" w:hanging="360"/>
      </w:pPr>
      <w:rPr>
        <w:rFonts w:ascii="Symbol" w:hAnsi="Symbol"/>
      </w:rPr>
    </w:lvl>
    <w:lvl w:ilvl="7" w:tplc="B106B906">
      <w:start w:val="1"/>
      <w:numFmt w:val="bullet"/>
      <w:lvlText w:val=""/>
      <w:lvlJc w:val="left"/>
      <w:pPr>
        <w:ind w:left="1440" w:hanging="360"/>
      </w:pPr>
      <w:rPr>
        <w:rFonts w:ascii="Symbol" w:hAnsi="Symbol"/>
      </w:rPr>
    </w:lvl>
    <w:lvl w:ilvl="8" w:tplc="CAA6E3AE">
      <w:start w:val="1"/>
      <w:numFmt w:val="bullet"/>
      <w:lvlText w:val=""/>
      <w:lvlJc w:val="left"/>
      <w:pPr>
        <w:ind w:left="1440" w:hanging="360"/>
      </w:pPr>
      <w:rPr>
        <w:rFonts w:ascii="Symbol" w:hAnsi="Symbol"/>
      </w:rPr>
    </w:lvl>
  </w:abstractNum>
  <w:abstractNum w:abstractNumId="31" w15:restartNumberingAfterBreak="0">
    <w:nsid w:val="54767E62"/>
    <w:multiLevelType w:val="hybridMultilevel"/>
    <w:tmpl w:val="B4BAE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477729"/>
    <w:multiLevelType w:val="hybridMultilevel"/>
    <w:tmpl w:val="67082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034070"/>
    <w:multiLevelType w:val="multilevel"/>
    <w:tmpl w:val="7C5C36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180"/>
      </w:pPr>
      <w:rPr>
        <w:rFonts w:ascii="Wingdings" w:hAnsi="Wingding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bullet"/>
      <w:lvlText w:val="o"/>
      <w:lvlJc w:val="left"/>
      <w:pPr>
        <w:ind w:left="4500" w:hanging="360"/>
      </w:pPr>
      <w:rPr>
        <w:rFonts w:ascii="Courier New" w:hAnsi="Courier New" w:cs="Courier New" w:hint="default"/>
      </w:rPr>
    </w:lvl>
    <w:lvl w:ilvl="6">
      <w:start w:val="1"/>
      <w:numFmt w:val="bullet"/>
      <w:lvlText w:val="o"/>
      <w:lvlJc w:val="left"/>
      <w:pPr>
        <w:ind w:left="5040" w:hanging="360"/>
      </w:pPr>
      <w:rPr>
        <w:rFonts w:ascii="Courier New" w:hAnsi="Courier New" w:cs="Courier New" w:hint="default"/>
      </w:rPr>
    </w:lvl>
    <w:lvl w:ilvl="7">
      <w:start w:val="1"/>
      <w:numFmt w:val="bullet"/>
      <w:lvlText w:val=""/>
      <w:lvlJc w:val="left"/>
      <w:pPr>
        <w:ind w:left="5760" w:hanging="360"/>
      </w:pPr>
      <w:rPr>
        <w:rFonts w:ascii="Wingdings" w:hAnsi="Wingdings" w:hint="default"/>
      </w:rPr>
    </w:lvl>
    <w:lvl w:ilvl="8">
      <w:start w:val="1"/>
      <w:numFmt w:val="lowerRoman"/>
      <w:lvlText w:val="%9."/>
      <w:lvlJc w:val="right"/>
      <w:pPr>
        <w:ind w:left="6480" w:hanging="180"/>
      </w:pPr>
      <w:rPr>
        <w:rFonts w:hint="default"/>
      </w:rPr>
    </w:lvl>
  </w:abstractNum>
  <w:abstractNum w:abstractNumId="34" w15:restartNumberingAfterBreak="0">
    <w:nsid w:val="5F4C40DE"/>
    <w:multiLevelType w:val="hybridMultilevel"/>
    <w:tmpl w:val="821E5AEA"/>
    <w:lvl w:ilvl="0" w:tplc="40DA7D66">
      <w:start w:val="1"/>
      <w:numFmt w:val="bullet"/>
      <w:lvlText w:val=""/>
      <w:lvlJc w:val="left"/>
      <w:pPr>
        <w:ind w:left="2160" w:hanging="360"/>
      </w:pPr>
      <w:rPr>
        <w:rFonts w:ascii="Symbol" w:hAnsi="Symbol"/>
      </w:rPr>
    </w:lvl>
    <w:lvl w:ilvl="1" w:tplc="4634B13A">
      <w:start w:val="1"/>
      <w:numFmt w:val="bullet"/>
      <w:lvlText w:val=""/>
      <w:lvlJc w:val="left"/>
      <w:pPr>
        <w:ind w:left="2160" w:hanging="360"/>
      </w:pPr>
      <w:rPr>
        <w:rFonts w:ascii="Symbol" w:hAnsi="Symbol"/>
      </w:rPr>
    </w:lvl>
    <w:lvl w:ilvl="2" w:tplc="74B4A3E0">
      <w:start w:val="1"/>
      <w:numFmt w:val="bullet"/>
      <w:lvlText w:val=""/>
      <w:lvlJc w:val="left"/>
      <w:pPr>
        <w:ind w:left="2160" w:hanging="360"/>
      </w:pPr>
      <w:rPr>
        <w:rFonts w:ascii="Symbol" w:hAnsi="Symbol"/>
      </w:rPr>
    </w:lvl>
    <w:lvl w:ilvl="3" w:tplc="5194FF16">
      <w:start w:val="1"/>
      <w:numFmt w:val="bullet"/>
      <w:lvlText w:val=""/>
      <w:lvlJc w:val="left"/>
      <w:pPr>
        <w:ind w:left="2160" w:hanging="360"/>
      </w:pPr>
      <w:rPr>
        <w:rFonts w:ascii="Symbol" w:hAnsi="Symbol"/>
      </w:rPr>
    </w:lvl>
    <w:lvl w:ilvl="4" w:tplc="B7AE46E2">
      <w:start w:val="1"/>
      <w:numFmt w:val="bullet"/>
      <w:lvlText w:val=""/>
      <w:lvlJc w:val="left"/>
      <w:pPr>
        <w:ind w:left="2160" w:hanging="360"/>
      </w:pPr>
      <w:rPr>
        <w:rFonts w:ascii="Symbol" w:hAnsi="Symbol"/>
      </w:rPr>
    </w:lvl>
    <w:lvl w:ilvl="5" w:tplc="9B3028EC">
      <w:start w:val="1"/>
      <w:numFmt w:val="bullet"/>
      <w:lvlText w:val=""/>
      <w:lvlJc w:val="left"/>
      <w:pPr>
        <w:ind w:left="2160" w:hanging="360"/>
      </w:pPr>
      <w:rPr>
        <w:rFonts w:ascii="Symbol" w:hAnsi="Symbol"/>
      </w:rPr>
    </w:lvl>
    <w:lvl w:ilvl="6" w:tplc="63504D42">
      <w:start w:val="1"/>
      <w:numFmt w:val="bullet"/>
      <w:lvlText w:val=""/>
      <w:lvlJc w:val="left"/>
      <w:pPr>
        <w:ind w:left="2160" w:hanging="360"/>
      </w:pPr>
      <w:rPr>
        <w:rFonts w:ascii="Symbol" w:hAnsi="Symbol"/>
      </w:rPr>
    </w:lvl>
    <w:lvl w:ilvl="7" w:tplc="64F2226A">
      <w:start w:val="1"/>
      <w:numFmt w:val="bullet"/>
      <w:lvlText w:val=""/>
      <w:lvlJc w:val="left"/>
      <w:pPr>
        <w:ind w:left="2160" w:hanging="360"/>
      </w:pPr>
      <w:rPr>
        <w:rFonts w:ascii="Symbol" w:hAnsi="Symbol"/>
      </w:rPr>
    </w:lvl>
    <w:lvl w:ilvl="8" w:tplc="C9A08040">
      <w:start w:val="1"/>
      <w:numFmt w:val="bullet"/>
      <w:lvlText w:val=""/>
      <w:lvlJc w:val="left"/>
      <w:pPr>
        <w:ind w:left="2160" w:hanging="360"/>
      </w:pPr>
      <w:rPr>
        <w:rFonts w:ascii="Symbol" w:hAnsi="Symbol"/>
      </w:rPr>
    </w:lvl>
  </w:abstractNum>
  <w:abstractNum w:abstractNumId="35" w15:restartNumberingAfterBreak="0">
    <w:nsid w:val="601A09DC"/>
    <w:multiLevelType w:val="multilevel"/>
    <w:tmpl w:val="C3E495E2"/>
    <w:lvl w:ilvl="0">
      <w:start w:val="5"/>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3F32CA9"/>
    <w:multiLevelType w:val="hybridMultilevel"/>
    <w:tmpl w:val="3BCC620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984A13"/>
    <w:multiLevelType w:val="hybridMultilevel"/>
    <w:tmpl w:val="EDC8A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BE65BF"/>
    <w:multiLevelType w:val="hybridMultilevel"/>
    <w:tmpl w:val="97AE6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FD1F05"/>
    <w:multiLevelType w:val="hybridMultilevel"/>
    <w:tmpl w:val="2E9095A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180"/>
      </w:pPr>
      <w:rPr>
        <w:rFonts w:ascii="Wingdings" w:hAnsi="Wingding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rPr>
        <w:color w:val="auto"/>
      </w:rPr>
    </w:lvl>
    <w:lvl w:ilvl="6" w:tplc="FFFFFFFF">
      <w:start w:val="1"/>
      <w:numFmt w:val="bullet"/>
      <w:lvlText w:val="o"/>
      <w:lvlJc w:val="left"/>
      <w:pPr>
        <w:ind w:left="5040" w:hanging="360"/>
      </w:pPr>
      <w:rPr>
        <w:rFonts w:ascii="Courier New" w:hAnsi="Courier New" w:cs="Courier New" w:hint="default"/>
      </w:rPr>
    </w:lvl>
    <w:lvl w:ilvl="7" w:tplc="FFFFFFFF">
      <w:start w:val="1"/>
      <w:numFmt w:val="bullet"/>
      <w:lvlText w:val=""/>
      <w:lvlJc w:val="left"/>
      <w:pPr>
        <w:ind w:left="5760" w:hanging="360"/>
      </w:pPr>
      <w:rPr>
        <w:rFonts w:ascii="Wingdings" w:hAnsi="Wingdings" w:hint="default"/>
      </w:rPr>
    </w:lvl>
    <w:lvl w:ilvl="8" w:tplc="FFFFFFFF" w:tentative="1">
      <w:start w:val="1"/>
      <w:numFmt w:val="lowerRoman"/>
      <w:lvlText w:val="%9."/>
      <w:lvlJc w:val="right"/>
      <w:pPr>
        <w:ind w:left="6480" w:hanging="180"/>
      </w:pPr>
    </w:lvl>
  </w:abstractNum>
  <w:abstractNum w:abstractNumId="40" w15:restartNumberingAfterBreak="0">
    <w:nsid w:val="69B643F2"/>
    <w:multiLevelType w:val="multilevel"/>
    <w:tmpl w:val="D1682682"/>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B0C017C"/>
    <w:multiLevelType w:val="multilevel"/>
    <w:tmpl w:val="653E78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180"/>
      </w:pPr>
      <w:rPr>
        <w:rFonts w:ascii="Wingdings" w:hAnsi="Wingdings" w:hint="default"/>
      </w:rPr>
    </w:lvl>
    <w:lvl w:ilvl="3">
      <w:start w:val="1"/>
      <w:numFmt w:val="lowerLetter"/>
      <w:lvlText w:val="%4."/>
      <w:lvlJc w:val="left"/>
      <w:pPr>
        <w:ind w:left="2880" w:hanging="360"/>
      </w:pPr>
      <w:rPr>
        <w:rFonts w:hint="default"/>
      </w:rPr>
    </w:lvl>
    <w:lvl w:ilvl="4">
      <w:start w:val="1"/>
      <w:numFmt w:val="lowerRoman"/>
      <w:lvlText w:val="%5."/>
      <w:lvlJc w:val="right"/>
      <w:pPr>
        <w:ind w:left="3600" w:hanging="360"/>
      </w:pPr>
    </w:lvl>
    <w:lvl w:ilvl="5">
      <w:start w:val="1"/>
      <w:numFmt w:val="lowerRoman"/>
      <w:lvlText w:val="%6."/>
      <w:lvlJc w:val="right"/>
      <w:pPr>
        <w:ind w:left="4320" w:hanging="180"/>
      </w:pPr>
      <w:rPr>
        <w:rFonts w:hint="default"/>
        <w:color w:val="auto"/>
      </w:rPr>
    </w:lvl>
    <w:lvl w:ilvl="6">
      <w:start w:val="1"/>
      <w:numFmt w:val="bullet"/>
      <w:lvlText w:val="o"/>
      <w:lvlJc w:val="left"/>
      <w:pPr>
        <w:ind w:left="5040" w:hanging="360"/>
      </w:pPr>
      <w:rPr>
        <w:rFonts w:ascii="Courier New" w:hAnsi="Courier New" w:cs="Courier New" w:hint="default"/>
      </w:rPr>
    </w:lvl>
    <w:lvl w:ilvl="7">
      <w:start w:val="1"/>
      <w:numFmt w:val="bullet"/>
      <w:lvlText w:val=""/>
      <w:lvlJc w:val="left"/>
      <w:pPr>
        <w:ind w:left="5760" w:hanging="360"/>
      </w:pPr>
      <w:rPr>
        <w:rFonts w:ascii="Wingdings" w:hAnsi="Wingdings" w:hint="default"/>
      </w:rPr>
    </w:lvl>
    <w:lvl w:ilvl="8">
      <w:start w:val="1"/>
      <w:numFmt w:val="lowerRoman"/>
      <w:lvlText w:val="%9."/>
      <w:lvlJc w:val="right"/>
      <w:pPr>
        <w:ind w:left="6480" w:hanging="180"/>
      </w:pPr>
      <w:rPr>
        <w:rFonts w:hint="default"/>
      </w:rPr>
    </w:lvl>
  </w:abstractNum>
  <w:abstractNum w:abstractNumId="42" w15:restartNumberingAfterBreak="0">
    <w:nsid w:val="6D0F26B5"/>
    <w:multiLevelType w:val="hybridMultilevel"/>
    <w:tmpl w:val="67EC3664"/>
    <w:lvl w:ilvl="0" w:tplc="04090001">
      <w:start w:val="1"/>
      <w:numFmt w:val="bullet"/>
      <w:lvlText w:val=""/>
      <w:lvlJc w:val="left"/>
      <w:pPr>
        <w:tabs>
          <w:tab w:val="num" w:pos="720"/>
        </w:tabs>
        <w:ind w:left="720" w:hanging="360"/>
      </w:pPr>
      <w:rPr>
        <w:rFonts w:ascii="Symbol" w:hAnsi="Symbol" w:hint="default"/>
      </w:rPr>
    </w:lvl>
    <w:lvl w:ilvl="1" w:tplc="06CE4BD8">
      <w:start w:val="302"/>
      <w:numFmt w:val="bullet"/>
      <w:lvlText w:val="•"/>
      <w:lvlJc w:val="left"/>
      <w:pPr>
        <w:tabs>
          <w:tab w:val="num" w:pos="1440"/>
        </w:tabs>
        <w:ind w:left="1440" w:hanging="360"/>
      </w:pPr>
      <w:rPr>
        <w:rFonts w:ascii="Arial" w:hAnsi="Arial" w:hint="default"/>
      </w:rPr>
    </w:lvl>
    <w:lvl w:ilvl="2" w:tplc="1E3E871A" w:tentative="1">
      <w:start w:val="1"/>
      <w:numFmt w:val="bullet"/>
      <w:lvlText w:val="•"/>
      <w:lvlJc w:val="left"/>
      <w:pPr>
        <w:tabs>
          <w:tab w:val="num" w:pos="2160"/>
        </w:tabs>
        <w:ind w:left="2160" w:hanging="360"/>
      </w:pPr>
      <w:rPr>
        <w:rFonts w:ascii="Arial" w:hAnsi="Arial" w:hint="default"/>
      </w:rPr>
    </w:lvl>
    <w:lvl w:ilvl="3" w:tplc="788E49E4" w:tentative="1">
      <w:start w:val="1"/>
      <w:numFmt w:val="bullet"/>
      <w:lvlText w:val="•"/>
      <w:lvlJc w:val="left"/>
      <w:pPr>
        <w:tabs>
          <w:tab w:val="num" w:pos="2880"/>
        </w:tabs>
        <w:ind w:left="2880" w:hanging="360"/>
      </w:pPr>
      <w:rPr>
        <w:rFonts w:ascii="Arial" w:hAnsi="Arial" w:hint="default"/>
      </w:rPr>
    </w:lvl>
    <w:lvl w:ilvl="4" w:tplc="18FE4A34" w:tentative="1">
      <w:start w:val="1"/>
      <w:numFmt w:val="bullet"/>
      <w:lvlText w:val="•"/>
      <w:lvlJc w:val="left"/>
      <w:pPr>
        <w:tabs>
          <w:tab w:val="num" w:pos="3600"/>
        </w:tabs>
        <w:ind w:left="3600" w:hanging="360"/>
      </w:pPr>
      <w:rPr>
        <w:rFonts w:ascii="Arial" w:hAnsi="Arial" w:hint="default"/>
      </w:rPr>
    </w:lvl>
    <w:lvl w:ilvl="5" w:tplc="0D501476" w:tentative="1">
      <w:start w:val="1"/>
      <w:numFmt w:val="bullet"/>
      <w:lvlText w:val="•"/>
      <w:lvlJc w:val="left"/>
      <w:pPr>
        <w:tabs>
          <w:tab w:val="num" w:pos="4320"/>
        </w:tabs>
        <w:ind w:left="4320" w:hanging="360"/>
      </w:pPr>
      <w:rPr>
        <w:rFonts w:ascii="Arial" w:hAnsi="Arial" w:hint="default"/>
      </w:rPr>
    </w:lvl>
    <w:lvl w:ilvl="6" w:tplc="4E884A40" w:tentative="1">
      <w:start w:val="1"/>
      <w:numFmt w:val="bullet"/>
      <w:lvlText w:val="•"/>
      <w:lvlJc w:val="left"/>
      <w:pPr>
        <w:tabs>
          <w:tab w:val="num" w:pos="5040"/>
        </w:tabs>
        <w:ind w:left="5040" w:hanging="360"/>
      </w:pPr>
      <w:rPr>
        <w:rFonts w:ascii="Arial" w:hAnsi="Arial" w:hint="default"/>
      </w:rPr>
    </w:lvl>
    <w:lvl w:ilvl="7" w:tplc="0ABAC28E" w:tentative="1">
      <w:start w:val="1"/>
      <w:numFmt w:val="bullet"/>
      <w:lvlText w:val="•"/>
      <w:lvlJc w:val="left"/>
      <w:pPr>
        <w:tabs>
          <w:tab w:val="num" w:pos="5760"/>
        </w:tabs>
        <w:ind w:left="5760" w:hanging="360"/>
      </w:pPr>
      <w:rPr>
        <w:rFonts w:ascii="Arial" w:hAnsi="Arial" w:hint="default"/>
      </w:rPr>
    </w:lvl>
    <w:lvl w:ilvl="8" w:tplc="4E20A30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12E4261"/>
    <w:multiLevelType w:val="hybridMultilevel"/>
    <w:tmpl w:val="9D740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DB50F8"/>
    <w:multiLevelType w:val="hybridMultilevel"/>
    <w:tmpl w:val="3078B64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2125C9"/>
    <w:multiLevelType w:val="hybridMultilevel"/>
    <w:tmpl w:val="B4DC0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6" w15:restartNumberingAfterBreak="0">
    <w:nsid w:val="780C3AD4"/>
    <w:multiLevelType w:val="hybridMultilevel"/>
    <w:tmpl w:val="27B8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363CDB"/>
    <w:multiLevelType w:val="hybridMultilevel"/>
    <w:tmpl w:val="D0D64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A50C00"/>
    <w:multiLevelType w:val="hybridMultilevel"/>
    <w:tmpl w:val="083C3DD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9" w15:restartNumberingAfterBreak="0">
    <w:nsid w:val="7DDE074C"/>
    <w:multiLevelType w:val="hybridMultilevel"/>
    <w:tmpl w:val="251AD0A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9246966">
    <w:abstractNumId w:val="44"/>
  </w:num>
  <w:num w:numId="2" w16cid:durableId="1987777549">
    <w:abstractNumId w:val="49"/>
  </w:num>
  <w:num w:numId="3" w16cid:durableId="1726948634">
    <w:abstractNumId w:val="4"/>
  </w:num>
  <w:num w:numId="4" w16cid:durableId="1566262246">
    <w:abstractNumId w:val="9"/>
  </w:num>
  <w:num w:numId="5" w16cid:durableId="820655959">
    <w:abstractNumId w:val="28"/>
  </w:num>
  <w:num w:numId="6" w16cid:durableId="946695081">
    <w:abstractNumId w:val="23"/>
  </w:num>
  <w:num w:numId="7" w16cid:durableId="962424116">
    <w:abstractNumId w:val="33"/>
  </w:num>
  <w:num w:numId="8" w16cid:durableId="1889221012">
    <w:abstractNumId w:val="31"/>
  </w:num>
  <w:num w:numId="9" w16cid:durableId="1063144588">
    <w:abstractNumId w:val="38"/>
  </w:num>
  <w:num w:numId="10" w16cid:durableId="1846245068">
    <w:abstractNumId w:val="14"/>
  </w:num>
  <w:num w:numId="11" w16cid:durableId="1891500227">
    <w:abstractNumId w:val="8"/>
  </w:num>
  <w:num w:numId="12" w16cid:durableId="1273785738">
    <w:abstractNumId w:val="10"/>
  </w:num>
  <w:num w:numId="13" w16cid:durableId="1534421375">
    <w:abstractNumId w:val="47"/>
  </w:num>
  <w:num w:numId="14" w16cid:durableId="1445229379">
    <w:abstractNumId w:val="20"/>
  </w:num>
  <w:num w:numId="15" w16cid:durableId="1742291665">
    <w:abstractNumId w:val="16"/>
  </w:num>
  <w:num w:numId="16" w16cid:durableId="258102454">
    <w:abstractNumId w:val="35"/>
  </w:num>
  <w:num w:numId="17" w16cid:durableId="1637759748">
    <w:abstractNumId w:val="18"/>
  </w:num>
  <w:num w:numId="18" w16cid:durableId="392237787">
    <w:abstractNumId w:val="21"/>
  </w:num>
  <w:num w:numId="19" w16cid:durableId="823350302">
    <w:abstractNumId w:val="37"/>
  </w:num>
  <w:num w:numId="20" w16cid:durableId="1548294289">
    <w:abstractNumId w:val="13"/>
  </w:num>
  <w:num w:numId="21" w16cid:durableId="1788771592">
    <w:abstractNumId w:val="40"/>
  </w:num>
  <w:num w:numId="22" w16cid:durableId="1702852376">
    <w:abstractNumId w:val="5"/>
  </w:num>
  <w:num w:numId="23" w16cid:durableId="1076393398">
    <w:abstractNumId w:val="34"/>
  </w:num>
  <w:num w:numId="24" w16cid:durableId="1350718765">
    <w:abstractNumId w:val="0"/>
  </w:num>
  <w:num w:numId="25" w16cid:durableId="262106799">
    <w:abstractNumId w:val="30"/>
  </w:num>
  <w:num w:numId="26" w16cid:durableId="1256129969">
    <w:abstractNumId w:val="39"/>
  </w:num>
  <w:num w:numId="27" w16cid:durableId="314574551">
    <w:abstractNumId w:val="1"/>
  </w:num>
  <w:num w:numId="28" w16cid:durableId="2011448807">
    <w:abstractNumId w:val="48"/>
  </w:num>
  <w:num w:numId="29" w16cid:durableId="398406506">
    <w:abstractNumId w:val="41"/>
  </w:num>
  <w:num w:numId="30" w16cid:durableId="140586997">
    <w:abstractNumId w:val="6"/>
  </w:num>
  <w:num w:numId="31" w16cid:durableId="1159073451">
    <w:abstractNumId w:val="22"/>
  </w:num>
  <w:num w:numId="32" w16cid:durableId="673725986">
    <w:abstractNumId w:val="33"/>
    <w:lvlOverride w:ilvl="0">
      <w:lvl w:ilvl="0">
        <w:start w:val="1"/>
        <w:numFmt w:val="bullet"/>
        <w:lvlText w:val=""/>
        <w:lvlJc w:val="left"/>
        <w:pPr>
          <w:ind w:left="720" w:hanging="360"/>
        </w:pPr>
        <w:rPr>
          <w:rFonts w:ascii="Symbol" w:hAnsi="Symbol" w:hint="default"/>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bullet"/>
        <w:lvlText w:val=""/>
        <w:lvlJc w:val="left"/>
        <w:pPr>
          <w:ind w:left="2160" w:hanging="180"/>
        </w:pPr>
        <w:rPr>
          <w:rFonts w:ascii="Wingdings" w:hAnsi="Wingdings" w:hint="default"/>
        </w:rPr>
      </w:lvl>
    </w:lvlOverride>
    <w:lvlOverride w:ilvl="3">
      <w:lvl w:ilvl="3">
        <w:start w:val="1"/>
        <w:numFmt w:val="lowerLetter"/>
        <w:lvlText w:val="%4."/>
        <w:lvlJc w:val="left"/>
        <w:pPr>
          <w:ind w:left="2880" w:hanging="360"/>
        </w:pPr>
        <w:rPr>
          <w:rFonts w:hint="default"/>
        </w:rPr>
      </w:lvl>
    </w:lvlOverride>
    <w:lvlOverride w:ilvl="4">
      <w:lvl w:ilvl="4">
        <w:start w:val="1"/>
        <w:numFmt w:val="lowerRoman"/>
        <w:lvlText w:val="%5."/>
        <w:lvlJc w:val="left"/>
        <w:pPr>
          <w:ind w:left="3600" w:hanging="360"/>
        </w:pPr>
        <w:rPr>
          <w:rFonts w:hint="default"/>
        </w:rPr>
      </w:lvl>
    </w:lvlOverride>
    <w:lvlOverride w:ilvl="5">
      <w:lvl w:ilvl="5">
        <w:start w:val="1"/>
        <w:numFmt w:val="bullet"/>
        <w:lvlText w:val="o"/>
        <w:lvlJc w:val="left"/>
        <w:pPr>
          <w:ind w:left="4500" w:hanging="360"/>
        </w:pPr>
        <w:rPr>
          <w:rFonts w:ascii="Courier New" w:hAnsi="Courier New" w:cs="Courier New" w:hint="default"/>
        </w:rPr>
      </w:lvl>
    </w:lvlOverride>
    <w:lvlOverride w:ilvl="6">
      <w:lvl w:ilvl="6">
        <w:start w:val="1"/>
        <w:numFmt w:val="bullet"/>
        <w:lvlText w:val="o"/>
        <w:lvlJc w:val="left"/>
        <w:pPr>
          <w:ind w:left="5040" w:hanging="360"/>
        </w:pPr>
        <w:rPr>
          <w:rFonts w:ascii="Courier New" w:hAnsi="Courier New" w:cs="Courier New" w:hint="default"/>
        </w:rPr>
      </w:lvl>
    </w:lvlOverride>
    <w:lvlOverride w:ilvl="7">
      <w:lvl w:ilvl="7">
        <w:start w:val="1"/>
        <w:numFmt w:val="bullet"/>
        <w:lvlText w:val=""/>
        <w:lvlJc w:val="left"/>
        <w:pPr>
          <w:ind w:left="5760" w:hanging="360"/>
        </w:pPr>
        <w:rPr>
          <w:rFonts w:ascii="Wingdings" w:hAnsi="Wingdings" w:hint="default"/>
        </w:rPr>
      </w:lvl>
    </w:lvlOverride>
    <w:lvlOverride w:ilvl="8">
      <w:lvl w:ilvl="8">
        <w:start w:val="1"/>
        <w:numFmt w:val="lowerRoman"/>
        <w:lvlText w:val="%9."/>
        <w:lvlJc w:val="right"/>
        <w:pPr>
          <w:ind w:left="6480" w:hanging="180"/>
        </w:pPr>
        <w:rPr>
          <w:rFonts w:hint="default"/>
        </w:rPr>
      </w:lvl>
    </w:lvlOverride>
  </w:num>
  <w:num w:numId="33" w16cid:durableId="524026027">
    <w:abstractNumId w:val="33"/>
    <w:lvlOverride w:ilvl="0">
      <w:lvl w:ilvl="0">
        <w:start w:val="1"/>
        <w:numFmt w:val="bullet"/>
        <w:lvlText w:val=""/>
        <w:lvlJc w:val="left"/>
        <w:pPr>
          <w:ind w:left="720" w:hanging="360"/>
        </w:pPr>
        <w:rPr>
          <w:rFonts w:ascii="Symbol" w:hAnsi="Symbol" w:hint="default"/>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bullet"/>
        <w:lvlText w:val=""/>
        <w:lvlJc w:val="left"/>
        <w:pPr>
          <w:ind w:left="2160" w:hanging="180"/>
        </w:pPr>
        <w:rPr>
          <w:rFonts w:ascii="Wingdings" w:hAnsi="Wingdings" w:hint="default"/>
        </w:rPr>
      </w:lvl>
    </w:lvlOverride>
    <w:lvlOverride w:ilvl="3">
      <w:lvl w:ilvl="3">
        <w:start w:val="1"/>
        <w:numFmt w:val="lowerLetter"/>
        <w:lvlText w:val="%4."/>
        <w:lvlJc w:val="left"/>
        <w:pPr>
          <w:ind w:left="2880" w:hanging="360"/>
        </w:pPr>
        <w:rPr>
          <w:rFonts w:hint="default"/>
        </w:rPr>
      </w:lvl>
    </w:lvlOverride>
    <w:lvlOverride w:ilvl="4">
      <w:lvl w:ilvl="4">
        <w:start w:val="1"/>
        <w:numFmt w:val="lowerRoman"/>
        <w:lvlText w:val="%5."/>
        <w:lvlJc w:val="left"/>
        <w:pPr>
          <w:ind w:left="3600" w:hanging="360"/>
        </w:pPr>
        <w:rPr>
          <w:rFonts w:hint="default"/>
        </w:rPr>
      </w:lvl>
    </w:lvlOverride>
    <w:lvlOverride w:ilvl="5">
      <w:lvl w:ilvl="5">
        <w:start w:val="1"/>
        <w:numFmt w:val="bullet"/>
        <w:lvlText w:val="o"/>
        <w:lvlJc w:val="left"/>
        <w:pPr>
          <w:ind w:left="4500" w:hanging="360"/>
        </w:pPr>
        <w:rPr>
          <w:rFonts w:ascii="Courier New" w:hAnsi="Courier New" w:cs="Courier New" w:hint="default"/>
        </w:rPr>
      </w:lvl>
    </w:lvlOverride>
    <w:lvlOverride w:ilvl="6">
      <w:lvl w:ilvl="6">
        <w:start w:val="1"/>
        <w:numFmt w:val="bullet"/>
        <w:lvlText w:val="o"/>
        <w:lvlJc w:val="left"/>
        <w:pPr>
          <w:ind w:left="5040" w:hanging="360"/>
        </w:pPr>
        <w:rPr>
          <w:rFonts w:ascii="Courier New" w:hAnsi="Courier New" w:cs="Courier New" w:hint="default"/>
        </w:rPr>
      </w:lvl>
    </w:lvlOverride>
    <w:lvlOverride w:ilvl="7">
      <w:lvl w:ilvl="7">
        <w:start w:val="1"/>
        <w:numFmt w:val="bullet"/>
        <w:lvlText w:val=""/>
        <w:lvlJc w:val="left"/>
        <w:pPr>
          <w:ind w:left="5760" w:hanging="360"/>
        </w:pPr>
        <w:rPr>
          <w:rFonts w:ascii="Wingdings" w:hAnsi="Wingdings" w:hint="default"/>
        </w:rPr>
      </w:lvl>
    </w:lvlOverride>
    <w:lvlOverride w:ilvl="8">
      <w:lvl w:ilvl="8">
        <w:start w:val="1"/>
        <w:numFmt w:val="lowerRoman"/>
        <w:lvlText w:val="%9."/>
        <w:lvlJc w:val="right"/>
        <w:pPr>
          <w:ind w:left="6480" w:hanging="180"/>
        </w:pPr>
        <w:rPr>
          <w:rFonts w:hint="default"/>
        </w:rPr>
      </w:lvl>
    </w:lvlOverride>
  </w:num>
  <w:num w:numId="34" w16cid:durableId="1453591934">
    <w:abstractNumId w:val="29"/>
  </w:num>
  <w:num w:numId="35" w16cid:durableId="2128039744">
    <w:abstractNumId w:val="11"/>
  </w:num>
  <w:num w:numId="36" w16cid:durableId="2036733777">
    <w:abstractNumId w:val="17"/>
  </w:num>
  <w:num w:numId="37" w16cid:durableId="494688999">
    <w:abstractNumId w:val="27"/>
  </w:num>
  <w:num w:numId="38" w16cid:durableId="1889148459">
    <w:abstractNumId w:val="42"/>
  </w:num>
  <w:num w:numId="39" w16cid:durableId="161509139">
    <w:abstractNumId w:val="12"/>
  </w:num>
  <w:num w:numId="40" w16cid:durableId="1529483962">
    <w:abstractNumId w:val="46"/>
  </w:num>
  <w:num w:numId="41" w16cid:durableId="1909225754">
    <w:abstractNumId w:val="19"/>
  </w:num>
  <w:num w:numId="42" w16cid:durableId="961424396">
    <w:abstractNumId w:val="36"/>
  </w:num>
  <w:num w:numId="43" w16cid:durableId="1746802009">
    <w:abstractNumId w:val="3"/>
  </w:num>
  <w:num w:numId="44" w16cid:durableId="1190725120">
    <w:abstractNumId w:val="24"/>
  </w:num>
  <w:num w:numId="45" w16cid:durableId="1090858173">
    <w:abstractNumId w:val="43"/>
  </w:num>
  <w:num w:numId="46" w16cid:durableId="851602132">
    <w:abstractNumId w:val="7"/>
  </w:num>
  <w:num w:numId="47" w16cid:durableId="1052073070">
    <w:abstractNumId w:val="15"/>
  </w:num>
  <w:num w:numId="48" w16cid:durableId="1031957118">
    <w:abstractNumId w:val="45"/>
  </w:num>
  <w:num w:numId="49" w16cid:durableId="791170063">
    <w:abstractNumId w:val="32"/>
  </w:num>
  <w:num w:numId="50" w16cid:durableId="374280633">
    <w:abstractNumId w:val="26"/>
  </w:num>
  <w:num w:numId="51" w16cid:durableId="1165632495">
    <w:abstractNumId w:val="2"/>
  </w:num>
  <w:num w:numId="52" w16cid:durableId="1120076911">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F3D"/>
    <w:rsid w:val="0000575B"/>
    <w:rsid w:val="0005466D"/>
    <w:rsid w:val="00056447"/>
    <w:rsid w:val="00060191"/>
    <w:rsid w:val="000678EE"/>
    <w:rsid w:val="0008110B"/>
    <w:rsid w:val="00082D54"/>
    <w:rsid w:val="00093808"/>
    <w:rsid w:val="00095D69"/>
    <w:rsid w:val="000962FF"/>
    <w:rsid w:val="000B153B"/>
    <w:rsid w:val="000B2ADC"/>
    <w:rsid w:val="000B5D99"/>
    <w:rsid w:val="000C027B"/>
    <w:rsid w:val="000D4135"/>
    <w:rsid w:val="000D4FD8"/>
    <w:rsid w:val="000D6DE3"/>
    <w:rsid w:val="000D715E"/>
    <w:rsid w:val="000E719F"/>
    <w:rsid w:val="00106537"/>
    <w:rsid w:val="00111138"/>
    <w:rsid w:val="00114BD4"/>
    <w:rsid w:val="00117991"/>
    <w:rsid w:val="0013213D"/>
    <w:rsid w:val="00132DF9"/>
    <w:rsid w:val="001345FF"/>
    <w:rsid w:val="00141A8A"/>
    <w:rsid w:val="00142CB0"/>
    <w:rsid w:val="00152645"/>
    <w:rsid w:val="00170FB5"/>
    <w:rsid w:val="001837EC"/>
    <w:rsid w:val="001875C0"/>
    <w:rsid w:val="0019057E"/>
    <w:rsid w:val="001917D1"/>
    <w:rsid w:val="00195968"/>
    <w:rsid w:val="001973C4"/>
    <w:rsid w:val="001B545E"/>
    <w:rsid w:val="001B60DA"/>
    <w:rsid w:val="001B7523"/>
    <w:rsid w:val="001B7D05"/>
    <w:rsid w:val="001C04CE"/>
    <w:rsid w:val="001C1358"/>
    <w:rsid w:val="001C793A"/>
    <w:rsid w:val="001F04BE"/>
    <w:rsid w:val="001F0709"/>
    <w:rsid w:val="001F4C10"/>
    <w:rsid w:val="002020C0"/>
    <w:rsid w:val="00207A31"/>
    <w:rsid w:val="00217EF9"/>
    <w:rsid w:val="00223114"/>
    <w:rsid w:val="00223F92"/>
    <w:rsid w:val="00224221"/>
    <w:rsid w:val="00230D35"/>
    <w:rsid w:val="0023188C"/>
    <w:rsid w:val="002340E8"/>
    <w:rsid w:val="002350EE"/>
    <w:rsid w:val="002371DA"/>
    <w:rsid w:val="00237513"/>
    <w:rsid w:val="00240C5B"/>
    <w:rsid w:val="002539A1"/>
    <w:rsid w:val="00254FB5"/>
    <w:rsid w:val="00270C52"/>
    <w:rsid w:val="002747F8"/>
    <w:rsid w:val="00276345"/>
    <w:rsid w:val="00277003"/>
    <w:rsid w:val="002874A1"/>
    <w:rsid w:val="00292789"/>
    <w:rsid w:val="00296C72"/>
    <w:rsid w:val="00297AFD"/>
    <w:rsid w:val="002B71AB"/>
    <w:rsid w:val="002D0E51"/>
    <w:rsid w:val="002D2B5E"/>
    <w:rsid w:val="002D7A20"/>
    <w:rsid w:val="002E023D"/>
    <w:rsid w:val="002F01AC"/>
    <w:rsid w:val="00310607"/>
    <w:rsid w:val="00314F01"/>
    <w:rsid w:val="00316468"/>
    <w:rsid w:val="00320A66"/>
    <w:rsid w:val="003236F6"/>
    <w:rsid w:val="00325D91"/>
    <w:rsid w:val="003561F2"/>
    <w:rsid w:val="00356D61"/>
    <w:rsid w:val="00365CB2"/>
    <w:rsid w:val="00375D1D"/>
    <w:rsid w:val="003C0DDC"/>
    <w:rsid w:val="003C6B7D"/>
    <w:rsid w:val="003E1CCF"/>
    <w:rsid w:val="003F7A2E"/>
    <w:rsid w:val="00403F61"/>
    <w:rsid w:val="0041181A"/>
    <w:rsid w:val="0041206A"/>
    <w:rsid w:val="00415FAA"/>
    <w:rsid w:val="00417BB9"/>
    <w:rsid w:val="00417D87"/>
    <w:rsid w:val="0043163D"/>
    <w:rsid w:val="00431E00"/>
    <w:rsid w:val="004359BD"/>
    <w:rsid w:val="0043626E"/>
    <w:rsid w:val="004569E8"/>
    <w:rsid w:val="004679B2"/>
    <w:rsid w:val="00467FFE"/>
    <w:rsid w:val="0047723E"/>
    <w:rsid w:val="00480A84"/>
    <w:rsid w:val="00493D87"/>
    <w:rsid w:val="00496F1B"/>
    <w:rsid w:val="004A2673"/>
    <w:rsid w:val="004A5DBD"/>
    <w:rsid w:val="004B09FD"/>
    <w:rsid w:val="004B3EB2"/>
    <w:rsid w:val="004B47FA"/>
    <w:rsid w:val="004C4E87"/>
    <w:rsid w:val="004D5647"/>
    <w:rsid w:val="004E1BB4"/>
    <w:rsid w:val="004E2583"/>
    <w:rsid w:val="004E65E4"/>
    <w:rsid w:val="004F354D"/>
    <w:rsid w:val="0050113A"/>
    <w:rsid w:val="00504596"/>
    <w:rsid w:val="005051A1"/>
    <w:rsid w:val="00510947"/>
    <w:rsid w:val="005121BB"/>
    <w:rsid w:val="00515756"/>
    <w:rsid w:val="00515C01"/>
    <w:rsid w:val="0051682C"/>
    <w:rsid w:val="005202DD"/>
    <w:rsid w:val="00520909"/>
    <w:rsid w:val="00524975"/>
    <w:rsid w:val="00531033"/>
    <w:rsid w:val="00534D0E"/>
    <w:rsid w:val="005355AF"/>
    <w:rsid w:val="00537610"/>
    <w:rsid w:val="005646B9"/>
    <w:rsid w:val="005851A6"/>
    <w:rsid w:val="00592E95"/>
    <w:rsid w:val="005971F8"/>
    <w:rsid w:val="00597DDB"/>
    <w:rsid w:val="005A5993"/>
    <w:rsid w:val="005C230B"/>
    <w:rsid w:val="005D2D59"/>
    <w:rsid w:val="005E3084"/>
    <w:rsid w:val="005E42EE"/>
    <w:rsid w:val="005F5380"/>
    <w:rsid w:val="00607DEE"/>
    <w:rsid w:val="00610A8D"/>
    <w:rsid w:val="00616D37"/>
    <w:rsid w:val="00625E68"/>
    <w:rsid w:val="00652486"/>
    <w:rsid w:val="006559D0"/>
    <w:rsid w:val="006645A0"/>
    <w:rsid w:val="006708BF"/>
    <w:rsid w:val="00672B23"/>
    <w:rsid w:val="006937CF"/>
    <w:rsid w:val="00695497"/>
    <w:rsid w:val="006976E0"/>
    <w:rsid w:val="006A4837"/>
    <w:rsid w:val="006B04A8"/>
    <w:rsid w:val="006C474E"/>
    <w:rsid w:val="006E2446"/>
    <w:rsid w:val="006E2F6E"/>
    <w:rsid w:val="00715B2F"/>
    <w:rsid w:val="00716BD9"/>
    <w:rsid w:val="00724527"/>
    <w:rsid w:val="007264CA"/>
    <w:rsid w:val="00727196"/>
    <w:rsid w:val="007273ED"/>
    <w:rsid w:val="007305DA"/>
    <w:rsid w:val="00740DAC"/>
    <w:rsid w:val="00744228"/>
    <w:rsid w:val="00751BFF"/>
    <w:rsid w:val="007520C7"/>
    <w:rsid w:val="00752D2A"/>
    <w:rsid w:val="00763854"/>
    <w:rsid w:val="00765E58"/>
    <w:rsid w:val="00766503"/>
    <w:rsid w:val="0077343A"/>
    <w:rsid w:val="00774322"/>
    <w:rsid w:val="00783D1A"/>
    <w:rsid w:val="00785438"/>
    <w:rsid w:val="0079043A"/>
    <w:rsid w:val="007971E2"/>
    <w:rsid w:val="007A283E"/>
    <w:rsid w:val="007B1B09"/>
    <w:rsid w:val="007B413D"/>
    <w:rsid w:val="007C43B4"/>
    <w:rsid w:val="007D4D3B"/>
    <w:rsid w:val="007E2949"/>
    <w:rsid w:val="007E3270"/>
    <w:rsid w:val="007E5537"/>
    <w:rsid w:val="007F4038"/>
    <w:rsid w:val="007F5E8D"/>
    <w:rsid w:val="00807665"/>
    <w:rsid w:val="008159BC"/>
    <w:rsid w:val="008203B1"/>
    <w:rsid w:val="008225C4"/>
    <w:rsid w:val="00831FB7"/>
    <w:rsid w:val="00833DD7"/>
    <w:rsid w:val="008369D4"/>
    <w:rsid w:val="008406BC"/>
    <w:rsid w:val="00847C65"/>
    <w:rsid w:val="008536C1"/>
    <w:rsid w:val="0085519B"/>
    <w:rsid w:val="008566A5"/>
    <w:rsid w:val="00860702"/>
    <w:rsid w:val="0086363B"/>
    <w:rsid w:val="008641D6"/>
    <w:rsid w:val="00866355"/>
    <w:rsid w:val="008675DF"/>
    <w:rsid w:val="0087465A"/>
    <w:rsid w:val="00877D68"/>
    <w:rsid w:val="00883BD1"/>
    <w:rsid w:val="00890E70"/>
    <w:rsid w:val="008B1CEF"/>
    <w:rsid w:val="008B48B8"/>
    <w:rsid w:val="008B5AD6"/>
    <w:rsid w:val="008C531D"/>
    <w:rsid w:val="008C53AA"/>
    <w:rsid w:val="008C591F"/>
    <w:rsid w:val="008C721C"/>
    <w:rsid w:val="008D656D"/>
    <w:rsid w:val="008F10F1"/>
    <w:rsid w:val="008F2CBB"/>
    <w:rsid w:val="0090706D"/>
    <w:rsid w:val="009115ED"/>
    <w:rsid w:val="00912B7D"/>
    <w:rsid w:val="00913938"/>
    <w:rsid w:val="00915166"/>
    <w:rsid w:val="00921DCA"/>
    <w:rsid w:val="009436AD"/>
    <w:rsid w:val="00956BFB"/>
    <w:rsid w:val="00986D45"/>
    <w:rsid w:val="009A2C30"/>
    <w:rsid w:val="009A4FA9"/>
    <w:rsid w:val="009B3590"/>
    <w:rsid w:val="009C448C"/>
    <w:rsid w:val="009D02B9"/>
    <w:rsid w:val="009D0626"/>
    <w:rsid w:val="009D3021"/>
    <w:rsid w:val="009D4276"/>
    <w:rsid w:val="009E2532"/>
    <w:rsid w:val="009E56B3"/>
    <w:rsid w:val="00A0122B"/>
    <w:rsid w:val="00A06665"/>
    <w:rsid w:val="00A31399"/>
    <w:rsid w:val="00A47453"/>
    <w:rsid w:val="00A52B9A"/>
    <w:rsid w:val="00A55EC8"/>
    <w:rsid w:val="00A6231F"/>
    <w:rsid w:val="00A752C3"/>
    <w:rsid w:val="00A84B3B"/>
    <w:rsid w:val="00A851D0"/>
    <w:rsid w:val="00A869BD"/>
    <w:rsid w:val="00A95E33"/>
    <w:rsid w:val="00A96C8D"/>
    <w:rsid w:val="00AA1441"/>
    <w:rsid w:val="00AA4A88"/>
    <w:rsid w:val="00AA7FF2"/>
    <w:rsid w:val="00AB2757"/>
    <w:rsid w:val="00AC0A4B"/>
    <w:rsid w:val="00AD14D7"/>
    <w:rsid w:val="00AD2CE0"/>
    <w:rsid w:val="00AD7BA4"/>
    <w:rsid w:val="00AE3A16"/>
    <w:rsid w:val="00AF5767"/>
    <w:rsid w:val="00B05F2A"/>
    <w:rsid w:val="00B3310A"/>
    <w:rsid w:val="00B360EA"/>
    <w:rsid w:val="00B416E5"/>
    <w:rsid w:val="00B576C5"/>
    <w:rsid w:val="00B70477"/>
    <w:rsid w:val="00B81DE0"/>
    <w:rsid w:val="00B82D8F"/>
    <w:rsid w:val="00B86D37"/>
    <w:rsid w:val="00B92B6A"/>
    <w:rsid w:val="00BA77A7"/>
    <w:rsid w:val="00BB4832"/>
    <w:rsid w:val="00BD06CC"/>
    <w:rsid w:val="00BD33AC"/>
    <w:rsid w:val="00BD3B95"/>
    <w:rsid w:val="00BE4471"/>
    <w:rsid w:val="00BF0A41"/>
    <w:rsid w:val="00BF3440"/>
    <w:rsid w:val="00BF7C3F"/>
    <w:rsid w:val="00C1111C"/>
    <w:rsid w:val="00C147A4"/>
    <w:rsid w:val="00C27A92"/>
    <w:rsid w:val="00C329BE"/>
    <w:rsid w:val="00C4158C"/>
    <w:rsid w:val="00C660DD"/>
    <w:rsid w:val="00C66B22"/>
    <w:rsid w:val="00C70987"/>
    <w:rsid w:val="00C81304"/>
    <w:rsid w:val="00C95C31"/>
    <w:rsid w:val="00C97616"/>
    <w:rsid w:val="00CA53AC"/>
    <w:rsid w:val="00CA7BCF"/>
    <w:rsid w:val="00CB5356"/>
    <w:rsid w:val="00CB7809"/>
    <w:rsid w:val="00CC2391"/>
    <w:rsid w:val="00CC4E4F"/>
    <w:rsid w:val="00CC6AC0"/>
    <w:rsid w:val="00CD2B2B"/>
    <w:rsid w:val="00CD4120"/>
    <w:rsid w:val="00CD6182"/>
    <w:rsid w:val="00CE0B97"/>
    <w:rsid w:val="00CE2018"/>
    <w:rsid w:val="00D017D1"/>
    <w:rsid w:val="00D01C7D"/>
    <w:rsid w:val="00D05D47"/>
    <w:rsid w:val="00D20772"/>
    <w:rsid w:val="00D4131A"/>
    <w:rsid w:val="00D57538"/>
    <w:rsid w:val="00D64A77"/>
    <w:rsid w:val="00D71396"/>
    <w:rsid w:val="00D77849"/>
    <w:rsid w:val="00D93CF5"/>
    <w:rsid w:val="00DA3C84"/>
    <w:rsid w:val="00DB2F43"/>
    <w:rsid w:val="00DC0492"/>
    <w:rsid w:val="00DC3A6A"/>
    <w:rsid w:val="00DD1F3D"/>
    <w:rsid w:val="00DD588B"/>
    <w:rsid w:val="00DE0B5A"/>
    <w:rsid w:val="00DE239D"/>
    <w:rsid w:val="00DE2FC9"/>
    <w:rsid w:val="00DF21D0"/>
    <w:rsid w:val="00DF4F8C"/>
    <w:rsid w:val="00DF6613"/>
    <w:rsid w:val="00E06200"/>
    <w:rsid w:val="00E1078B"/>
    <w:rsid w:val="00E36676"/>
    <w:rsid w:val="00E51C75"/>
    <w:rsid w:val="00E71728"/>
    <w:rsid w:val="00E83161"/>
    <w:rsid w:val="00EB6791"/>
    <w:rsid w:val="00EC3C59"/>
    <w:rsid w:val="00ED2297"/>
    <w:rsid w:val="00ED40C0"/>
    <w:rsid w:val="00EF71FC"/>
    <w:rsid w:val="00F05E69"/>
    <w:rsid w:val="00F0743B"/>
    <w:rsid w:val="00F13FD5"/>
    <w:rsid w:val="00F25259"/>
    <w:rsid w:val="00F3610F"/>
    <w:rsid w:val="00F412AB"/>
    <w:rsid w:val="00F436C0"/>
    <w:rsid w:val="00F43DE4"/>
    <w:rsid w:val="00F4453D"/>
    <w:rsid w:val="00F509F2"/>
    <w:rsid w:val="00F7440A"/>
    <w:rsid w:val="00F80E9F"/>
    <w:rsid w:val="00F86692"/>
    <w:rsid w:val="00F91E80"/>
    <w:rsid w:val="00F93B5A"/>
    <w:rsid w:val="00F9537D"/>
    <w:rsid w:val="00F95860"/>
    <w:rsid w:val="00FA02DB"/>
    <w:rsid w:val="00FA3687"/>
    <w:rsid w:val="00FD2846"/>
    <w:rsid w:val="00FD2B0D"/>
    <w:rsid w:val="00FE14CA"/>
    <w:rsid w:val="0623E692"/>
    <w:rsid w:val="26D4324F"/>
    <w:rsid w:val="35787E07"/>
    <w:rsid w:val="48964607"/>
    <w:rsid w:val="5325B4A6"/>
    <w:rsid w:val="5366874D"/>
    <w:rsid w:val="5E129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D47CB"/>
  <w15:chartTrackingRefBased/>
  <w15:docId w15:val="{4F719F3B-6CEC-47DC-A8F1-C616AF8B6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3D"/>
  </w:style>
  <w:style w:type="paragraph" w:styleId="Heading1">
    <w:name w:val="heading 1"/>
    <w:basedOn w:val="Normal"/>
    <w:next w:val="Normal"/>
    <w:link w:val="Heading1Char"/>
    <w:uiPriority w:val="9"/>
    <w:qFormat/>
    <w:rsid w:val="007F5E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242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F3D"/>
    <w:pPr>
      <w:ind w:left="720"/>
      <w:contextualSpacing/>
    </w:pPr>
  </w:style>
  <w:style w:type="paragraph" w:customStyle="1" w:styleId="Default">
    <w:name w:val="Default"/>
    <w:rsid w:val="008203B1"/>
    <w:pPr>
      <w:autoSpaceDE w:val="0"/>
      <w:autoSpaceDN w:val="0"/>
      <w:adjustRightInd w:val="0"/>
      <w:spacing w:after="0" w:line="240" w:lineRule="auto"/>
    </w:pPr>
    <w:rPr>
      <w:rFonts w:ascii="Calibri" w:hAnsi="Calibri" w:cs="Times New Roman"/>
      <w:color w:val="000000"/>
      <w:sz w:val="24"/>
      <w:szCs w:val="24"/>
    </w:rPr>
  </w:style>
  <w:style w:type="character" w:customStyle="1" w:styleId="Heading1Char">
    <w:name w:val="Heading 1 Char"/>
    <w:basedOn w:val="DefaultParagraphFont"/>
    <w:link w:val="Heading1"/>
    <w:uiPriority w:val="9"/>
    <w:rsid w:val="007F5E8D"/>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7F5E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5E8D"/>
    <w:rPr>
      <w:rFonts w:ascii="Segoe UI" w:hAnsi="Segoe UI" w:cs="Segoe UI"/>
      <w:sz w:val="18"/>
      <w:szCs w:val="18"/>
    </w:rPr>
  </w:style>
  <w:style w:type="paragraph" w:styleId="IntenseQuote">
    <w:name w:val="Intense Quote"/>
    <w:basedOn w:val="Normal"/>
    <w:next w:val="Normal"/>
    <w:link w:val="IntenseQuoteChar"/>
    <w:uiPriority w:val="30"/>
    <w:qFormat/>
    <w:rsid w:val="00C95C3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95C31"/>
    <w:rPr>
      <w:i/>
      <w:iCs/>
      <w:color w:val="5B9BD5" w:themeColor="accent1"/>
    </w:rPr>
  </w:style>
  <w:style w:type="character" w:styleId="IntenseReference">
    <w:name w:val="Intense Reference"/>
    <w:basedOn w:val="DefaultParagraphFont"/>
    <w:uiPriority w:val="32"/>
    <w:qFormat/>
    <w:rsid w:val="00C95C31"/>
    <w:rPr>
      <w:b/>
      <w:bCs/>
      <w:smallCaps/>
      <w:color w:val="5B9BD5" w:themeColor="accent1"/>
      <w:spacing w:val="5"/>
    </w:rPr>
  </w:style>
  <w:style w:type="character" w:styleId="SubtleReference">
    <w:name w:val="Subtle Reference"/>
    <w:basedOn w:val="DefaultParagraphFont"/>
    <w:uiPriority w:val="31"/>
    <w:qFormat/>
    <w:rsid w:val="00C95C31"/>
    <w:rPr>
      <w:smallCaps/>
      <w:color w:val="5A5A5A" w:themeColor="text1" w:themeTint="A5"/>
    </w:rPr>
  </w:style>
  <w:style w:type="character" w:customStyle="1" w:styleId="Heading2Char">
    <w:name w:val="Heading 2 Char"/>
    <w:basedOn w:val="DefaultParagraphFont"/>
    <w:link w:val="Heading2"/>
    <w:uiPriority w:val="9"/>
    <w:rsid w:val="00224221"/>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2242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22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350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0EE"/>
  </w:style>
  <w:style w:type="paragraph" w:styleId="Footer">
    <w:name w:val="footer"/>
    <w:basedOn w:val="Normal"/>
    <w:link w:val="FooterChar"/>
    <w:uiPriority w:val="99"/>
    <w:unhideWhenUsed/>
    <w:rsid w:val="002350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0EE"/>
  </w:style>
  <w:style w:type="character" w:styleId="CommentReference">
    <w:name w:val="annotation reference"/>
    <w:basedOn w:val="DefaultParagraphFont"/>
    <w:uiPriority w:val="99"/>
    <w:semiHidden/>
    <w:unhideWhenUsed/>
    <w:rsid w:val="000D4FD8"/>
    <w:rPr>
      <w:sz w:val="16"/>
      <w:szCs w:val="16"/>
    </w:rPr>
  </w:style>
  <w:style w:type="paragraph" w:styleId="CommentText">
    <w:name w:val="annotation text"/>
    <w:basedOn w:val="Normal"/>
    <w:link w:val="CommentTextChar"/>
    <w:uiPriority w:val="99"/>
    <w:unhideWhenUsed/>
    <w:rsid w:val="000D4FD8"/>
    <w:pPr>
      <w:spacing w:line="240" w:lineRule="auto"/>
    </w:pPr>
    <w:rPr>
      <w:sz w:val="20"/>
      <w:szCs w:val="20"/>
    </w:rPr>
  </w:style>
  <w:style w:type="character" w:customStyle="1" w:styleId="CommentTextChar">
    <w:name w:val="Comment Text Char"/>
    <w:basedOn w:val="DefaultParagraphFont"/>
    <w:link w:val="CommentText"/>
    <w:uiPriority w:val="99"/>
    <w:rsid w:val="000D4FD8"/>
    <w:rPr>
      <w:sz w:val="20"/>
      <w:szCs w:val="20"/>
    </w:rPr>
  </w:style>
  <w:style w:type="paragraph" w:styleId="CommentSubject">
    <w:name w:val="annotation subject"/>
    <w:basedOn w:val="CommentText"/>
    <w:next w:val="CommentText"/>
    <w:link w:val="CommentSubjectChar"/>
    <w:uiPriority w:val="99"/>
    <w:semiHidden/>
    <w:unhideWhenUsed/>
    <w:rsid w:val="000D4FD8"/>
    <w:rPr>
      <w:b/>
      <w:bCs/>
    </w:rPr>
  </w:style>
  <w:style w:type="character" w:customStyle="1" w:styleId="CommentSubjectChar">
    <w:name w:val="Comment Subject Char"/>
    <w:basedOn w:val="CommentTextChar"/>
    <w:link w:val="CommentSubject"/>
    <w:uiPriority w:val="99"/>
    <w:semiHidden/>
    <w:rsid w:val="000D4FD8"/>
    <w:rPr>
      <w:b/>
      <w:bCs/>
      <w:sz w:val="20"/>
      <w:szCs w:val="20"/>
    </w:rPr>
  </w:style>
  <w:style w:type="paragraph" w:styleId="Revision">
    <w:name w:val="Revision"/>
    <w:hidden/>
    <w:uiPriority w:val="99"/>
    <w:semiHidden/>
    <w:rsid w:val="005355AF"/>
    <w:pPr>
      <w:spacing w:after="0" w:line="240" w:lineRule="auto"/>
    </w:pPr>
  </w:style>
  <w:style w:type="paragraph" w:customStyle="1" w:styleId="pf0">
    <w:name w:val="pf0"/>
    <w:basedOn w:val="Normal"/>
    <w:rsid w:val="00403F61"/>
    <w:pPr>
      <w:spacing w:after="0" w:line="240" w:lineRule="auto"/>
    </w:pPr>
    <w:rPr>
      <w:rFonts w:ascii="Calibri" w:hAnsi="Calibri" w:cs="Calibri"/>
    </w:rPr>
  </w:style>
  <w:style w:type="character" w:customStyle="1" w:styleId="contentpasted1">
    <w:name w:val="contentpasted1"/>
    <w:basedOn w:val="DefaultParagraphFont"/>
    <w:rsid w:val="00403F61"/>
  </w:style>
  <w:style w:type="character" w:customStyle="1" w:styleId="contentpasted2">
    <w:name w:val="contentpasted2"/>
    <w:basedOn w:val="DefaultParagraphFont"/>
    <w:rsid w:val="00403F61"/>
  </w:style>
  <w:style w:type="paragraph" w:customStyle="1" w:styleId="indent-3">
    <w:name w:val="indent-3"/>
    <w:basedOn w:val="Normal"/>
    <w:rsid w:val="002D0E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graph-hierarchy">
    <w:name w:val="paragraph-hierarchy"/>
    <w:basedOn w:val="DefaultParagraphFont"/>
    <w:rsid w:val="002D0E51"/>
  </w:style>
  <w:style w:type="character" w:customStyle="1" w:styleId="paren">
    <w:name w:val="paren"/>
    <w:basedOn w:val="DefaultParagraphFont"/>
    <w:rsid w:val="002D0E51"/>
  </w:style>
  <w:style w:type="character" w:styleId="Hyperlink">
    <w:name w:val="Hyperlink"/>
    <w:basedOn w:val="DefaultParagraphFont"/>
    <w:uiPriority w:val="99"/>
    <w:semiHidden/>
    <w:unhideWhenUsed/>
    <w:rsid w:val="0005466D"/>
    <w:rPr>
      <w:color w:val="0563C1" w:themeColor="hyperlink"/>
      <w:u w:val="single"/>
    </w:rPr>
  </w:style>
  <w:style w:type="character" w:customStyle="1" w:styleId="cf01">
    <w:name w:val="cf01"/>
    <w:basedOn w:val="DefaultParagraphFont"/>
    <w:rsid w:val="00117991"/>
    <w:rPr>
      <w:rFonts w:ascii="Segoe UI" w:hAnsi="Segoe UI" w:cs="Segoe UI" w:hint="default"/>
      <w:b/>
      <w:bCs/>
      <w:color w:val="FF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7053">
      <w:bodyDiv w:val="1"/>
      <w:marLeft w:val="0"/>
      <w:marRight w:val="0"/>
      <w:marTop w:val="0"/>
      <w:marBottom w:val="0"/>
      <w:divBdr>
        <w:top w:val="none" w:sz="0" w:space="0" w:color="auto"/>
        <w:left w:val="none" w:sz="0" w:space="0" w:color="auto"/>
        <w:bottom w:val="none" w:sz="0" w:space="0" w:color="auto"/>
        <w:right w:val="none" w:sz="0" w:space="0" w:color="auto"/>
      </w:divBdr>
    </w:div>
    <w:div w:id="128404512">
      <w:bodyDiv w:val="1"/>
      <w:marLeft w:val="0"/>
      <w:marRight w:val="0"/>
      <w:marTop w:val="0"/>
      <w:marBottom w:val="0"/>
      <w:divBdr>
        <w:top w:val="none" w:sz="0" w:space="0" w:color="auto"/>
        <w:left w:val="none" w:sz="0" w:space="0" w:color="auto"/>
        <w:bottom w:val="none" w:sz="0" w:space="0" w:color="auto"/>
        <w:right w:val="none" w:sz="0" w:space="0" w:color="auto"/>
      </w:divBdr>
    </w:div>
    <w:div w:id="367028048">
      <w:bodyDiv w:val="1"/>
      <w:marLeft w:val="0"/>
      <w:marRight w:val="0"/>
      <w:marTop w:val="0"/>
      <w:marBottom w:val="0"/>
      <w:divBdr>
        <w:top w:val="none" w:sz="0" w:space="0" w:color="auto"/>
        <w:left w:val="none" w:sz="0" w:space="0" w:color="auto"/>
        <w:bottom w:val="none" w:sz="0" w:space="0" w:color="auto"/>
        <w:right w:val="none" w:sz="0" w:space="0" w:color="auto"/>
      </w:divBdr>
    </w:div>
    <w:div w:id="442893021">
      <w:bodyDiv w:val="1"/>
      <w:marLeft w:val="0"/>
      <w:marRight w:val="0"/>
      <w:marTop w:val="0"/>
      <w:marBottom w:val="0"/>
      <w:divBdr>
        <w:top w:val="none" w:sz="0" w:space="0" w:color="auto"/>
        <w:left w:val="none" w:sz="0" w:space="0" w:color="auto"/>
        <w:bottom w:val="none" w:sz="0" w:space="0" w:color="auto"/>
        <w:right w:val="none" w:sz="0" w:space="0" w:color="auto"/>
      </w:divBdr>
    </w:div>
    <w:div w:id="1242761023">
      <w:bodyDiv w:val="1"/>
      <w:marLeft w:val="0"/>
      <w:marRight w:val="0"/>
      <w:marTop w:val="0"/>
      <w:marBottom w:val="0"/>
      <w:divBdr>
        <w:top w:val="none" w:sz="0" w:space="0" w:color="auto"/>
        <w:left w:val="none" w:sz="0" w:space="0" w:color="auto"/>
        <w:bottom w:val="none" w:sz="0" w:space="0" w:color="auto"/>
        <w:right w:val="none" w:sz="0" w:space="0" w:color="auto"/>
      </w:divBdr>
    </w:div>
    <w:div w:id="1247691316">
      <w:bodyDiv w:val="1"/>
      <w:marLeft w:val="0"/>
      <w:marRight w:val="0"/>
      <w:marTop w:val="0"/>
      <w:marBottom w:val="0"/>
      <w:divBdr>
        <w:top w:val="none" w:sz="0" w:space="0" w:color="auto"/>
        <w:left w:val="none" w:sz="0" w:space="0" w:color="auto"/>
        <w:bottom w:val="none" w:sz="0" w:space="0" w:color="auto"/>
        <w:right w:val="none" w:sz="0" w:space="0" w:color="auto"/>
      </w:divBdr>
    </w:div>
    <w:div w:id="1445735824">
      <w:bodyDiv w:val="1"/>
      <w:marLeft w:val="0"/>
      <w:marRight w:val="0"/>
      <w:marTop w:val="0"/>
      <w:marBottom w:val="0"/>
      <w:divBdr>
        <w:top w:val="none" w:sz="0" w:space="0" w:color="auto"/>
        <w:left w:val="none" w:sz="0" w:space="0" w:color="auto"/>
        <w:bottom w:val="none" w:sz="0" w:space="0" w:color="auto"/>
        <w:right w:val="none" w:sz="0" w:space="0" w:color="auto"/>
      </w:divBdr>
    </w:div>
    <w:div w:id="1451819832">
      <w:bodyDiv w:val="1"/>
      <w:marLeft w:val="0"/>
      <w:marRight w:val="0"/>
      <w:marTop w:val="0"/>
      <w:marBottom w:val="0"/>
      <w:divBdr>
        <w:top w:val="none" w:sz="0" w:space="0" w:color="auto"/>
        <w:left w:val="none" w:sz="0" w:space="0" w:color="auto"/>
        <w:bottom w:val="none" w:sz="0" w:space="0" w:color="auto"/>
        <w:right w:val="none" w:sz="0" w:space="0" w:color="auto"/>
      </w:divBdr>
    </w:div>
    <w:div w:id="1609964180">
      <w:bodyDiv w:val="1"/>
      <w:marLeft w:val="0"/>
      <w:marRight w:val="0"/>
      <w:marTop w:val="0"/>
      <w:marBottom w:val="0"/>
      <w:divBdr>
        <w:top w:val="none" w:sz="0" w:space="0" w:color="auto"/>
        <w:left w:val="none" w:sz="0" w:space="0" w:color="auto"/>
        <w:bottom w:val="none" w:sz="0" w:space="0" w:color="auto"/>
        <w:right w:val="none" w:sz="0" w:space="0" w:color="auto"/>
      </w:divBdr>
    </w:div>
    <w:div w:id="1634828133">
      <w:bodyDiv w:val="1"/>
      <w:marLeft w:val="0"/>
      <w:marRight w:val="0"/>
      <w:marTop w:val="0"/>
      <w:marBottom w:val="0"/>
      <w:divBdr>
        <w:top w:val="none" w:sz="0" w:space="0" w:color="auto"/>
        <w:left w:val="none" w:sz="0" w:space="0" w:color="auto"/>
        <w:bottom w:val="none" w:sz="0" w:space="0" w:color="auto"/>
        <w:right w:val="none" w:sz="0" w:space="0" w:color="auto"/>
      </w:divBdr>
    </w:div>
    <w:div w:id="165166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cid:image002.jpg@01D9A28F.CBDCD290"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A975C4B544448E85448CE450ADE457"/>
        <w:category>
          <w:name w:val="General"/>
          <w:gallery w:val="placeholder"/>
        </w:category>
        <w:types>
          <w:type w:val="bbPlcHdr"/>
        </w:types>
        <w:behaviors>
          <w:behavior w:val="content"/>
        </w:behaviors>
        <w:guid w:val="{9E8DCA5C-57AB-4869-ABF3-C3E7DC5A1554}"/>
      </w:docPartPr>
      <w:docPartBody>
        <w:p w:rsidR="000C105A" w:rsidRDefault="00437EB4" w:rsidP="00437EB4">
          <w:pPr>
            <w:pStyle w:val="B8A975C4B544448E85448CE450ADE457"/>
          </w:pPr>
          <w:r w:rsidRPr="000D0660">
            <w:rPr>
              <w:rStyle w:val="PlaceholderText"/>
              <w:shd w:val="clear" w:color="auto" w:fill="D9D9D9" w:themeFill="background1" w:themeFillShade="D9"/>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EB4"/>
    <w:rsid w:val="000160F0"/>
    <w:rsid w:val="00056D7A"/>
    <w:rsid w:val="000C105A"/>
    <w:rsid w:val="001155D2"/>
    <w:rsid w:val="00116046"/>
    <w:rsid w:val="00136422"/>
    <w:rsid w:val="001434B9"/>
    <w:rsid w:val="001F0709"/>
    <w:rsid w:val="00240C5B"/>
    <w:rsid w:val="002747F8"/>
    <w:rsid w:val="00292789"/>
    <w:rsid w:val="002F2388"/>
    <w:rsid w:val="003561F2"/>
    <w:rsid w:val="00365CB2"/>
    <w:rsid w:val="003B7D11"/>
    <w:rsid w:val="00437EB4"/>
    <w:rsid w:val="00457EC8"/>
    <w:rsid w:val="00467FFE"/>
    <w:rsid w:val="004A3F58"/>
    <w:rsid w:val="004A5DBD"/>
    <w:rsid w:val="004B62D6"/>
    <w:rsid w:val="00510947"/>
    <w:rsid w:val="005A367B"/>
    <w:rsid w:val="005E4EC3"/>
    <w:rsid w:val="00660560"/>
    <w:rsid w:val="006B21D0"/>
    <w:rsid w:val="00783D1A"/>
    <w:rsid w:val="00786FE1"/>
    <w:rsid w:val="00791AD1"/>
    <w:rsid w:val="00803B25"/>
    <w:rsid w:val="00912576"/>
    <w:rsid w:val="009777EF"/>
    <w:rsid w:val="009A374D"/>
    <w:rsid w:val="009C726A"/>
    <w:rsid w:val="00A95E33"/>
    <w:rsid w:val="00A96C8D"/>
    <w:rsid w:val="00BF6D37"/>
    <w:rsid w:val="00C329BE"/>
    <w:rsid w:val="00C81304"/>
    <w:rsid w:val="00C820AA"/>
    <w:rsid w:val="00CD2B2B"/>
    <w:rsid w:val="00CE2018"/>
    <w:rsid w:val="00CE2DB4"/>
    <w:rsid w:val="00D603A0"/>
    <w:rsid w:val="00D72C9E"/>
    <w:rsid w:val="00EB4E0F"/>
    <w:rsid w:val="00ED50DE"/>
    <w:rsid w:val="00F43DE4"/>
    <w:rsid w:val="00F80E9F"/>
    <w:rsid w:val="00F96570"/>
    <w:rsid w:val="00FB1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7EB4"/>
    <w:rPr>
      <w:color w:val="808080"/>
    </w:rPr>
  </w:style>
  <w:style w:type="paragraph" w:customStyle="1" w:styleId="B8A975C4B544448E85448CE450ADE457">
    <w:name w:val="B8A975C4B544448E85448CE450ADE457"/>
    <w:rsid w:val="00437E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AD2EE4BC9B9A4781F1E32CC8ABFFAF" ma:contentTypeVersion="16" ma:contentTypeDescription="Create a new document." ma:contentTypeScope="" ma:versionID="a845ff0b61e22419138e94d6a0a835d6">
  <xsd:schema xmlns:xsd="http://www.w3.org/2001/XMLSchema" xmlns:xs="http://www.w3.org/2001/XMLSchema" xmlns:p="http://schemas.microsoft.com/office/2006/metadata/properties" xmlns:ns1="http://schemas.microsoft.com/sharepoint/v3" xmlns:ns2="209b0626-387d-4242-a6ce-427044aecae1" xmlns:ns3="6b18bbfd-bfdb-4a30-ace6-155e3468399d" targetNamespace="http://schemas.microsoft.com/office/2006/metadata/properties" ma:root="true" ma:fieldsID="5c4576ff366b0e556091e1014d675de9" ns1:_="" ns2:_="" ns3:_="">
    <xsd:import namespace="http://schemas.microsoft.com/sharepoint/v3"/>
    <xsd:import namespace="209b0626-387d-4242-a6ce-427044aecae1"/>
    <xsd:import namespace="6b18bbfd-bfdb-4a30-ace6-155e3468399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9b0626-387d-4242-a6ce-427044aec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c8387f8-82b2-4441-b1a6-93bd58f4799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18bbfd-bfdb-4a30-ace6-155e3468399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1273293-ee16-4643-b79c-b4deced0177c}" ma:internalName="TaxCatchAll" ma:showField="CatchAllData" ma:web="6b18bbfd-bfdb-4a30-ace6-155e3468399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09b0626-387d-4242-a6ce-427044aecae1">
      <Terms xmlns="http://schemas.microsoft.com/office/infopath/2007/PartnerControls"/>
    </lcf76f155ced4ddcb4097134ff3c332f>
    <TaxCatchAll xmlns="6b18bbfd-bfdb-4a30-ace6-155e3468399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6BA07DE-C0B5-497F-8C81-B6615890354B}">
  <ds:schemaRefs>
    <ds:schemaRef ds:uri="http://schemas.openxmlformats.org/officeDocument/2006/bibliography"/>
  </ds:schemaRefs>
</ds:datastoreItem>
</file>

<file path=customXml/itemProps2.xml><?xml version="1.0" encoding="utf-8"?>
<ds:datastoreItem xmlns:ds="http://schemas.openxmlformats.org/officeDocument/2006/customXml" ds:itemID="{800DFA14-B18A-407F-808C-A00039308F1B}">
  <ds:schemaRefs>
    <ds:schemaRef ds:uri="http://schemas.microsoft.com/sharepoint/v3/contenttype/forms"/>
  </ds:schemaRefs>
</ds:datastoreItem>
</file>

<file path=customXml/itemProps3.xml><?xml version="1.0" encoding="utf-8"?>
<ds:datastoreItem xmlns:ds="http://schemas.openxmlformats.org/officeDocument/2006/customXml" ds:itemID="{FCF54341-E28B-4F4A-8C1D-5560F464C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09b0626-387d-4242-a6ce-427044aecae1"/>
    <ds:schemaRef ds:uri="6b18bbfd-bfdb-4a30-ace6-155e346839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60B0C1-D444-4601-AB11-38F1BDC306A7}">
  <ds:schemaRefs>
    <ds:schemaRef ds:uri="http://schemas.microsoft.com/office/2006/metadata/properties"/>
    <ds:schemaRef ds:uri="http://schemas.microsoft.com/office/infopath/2007/PartnerControls"/>
    <ds:schemaRef ds:uri="209b0626-387d-4242-a6ce-427044aecae1"/>
    <ds:schemaRef ds:uri="6b18bbfd-bfdb-4a30-ace6-155e3468399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10082</Words>
  <Characters>57473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Senior Market Sales</Company>
  <LinksUpToDate>false</LinksUpToDate>
  <CharactersWithSpaces>67421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Murphy</dc:creator>
  <cp:keywords/>
  <dc:description/>
  <cp:lastModifiedBy>Jennifer Hammer</cp:lastModifiedBy>
  <cp:revision>2</cp:revision>
  <dcterms:created xsi:type="dcterms:W3CDTF">2026-09-28T18:33:00Z</dcterms:created>
  <dcterms:modified xsi:type="dcterms:W3CDTF">2026-09-28T18:33:00Z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b6c078-73cb-4371-8a5b-e9fc18accbf8_Enabled">
    <vt:lpwstr>true</vt:lpwstr>
  </property>
  <property fmtid="{D5CDD505-2E9C-101B-9397-08002B2CF9AE}" pid="3" name="MSIP_Label_e2b6c078-73cb-4371-8a5b-e9fc18accbf8_SetDate">
    <vt:lpwstr>2023-07-10T18:06:42Z</vt:lpwstr>
  </property>
  <property fmtid="{D5CDD505-2E9C-101B-9397-08002B2CF9AE}" pid="4" name="MSIP_Label_e2b6c078-73cb-4371-8a5b-e9fc18accbf8_Method">
    <vt:lpwstr>Standard</vt:lpwstr>
  </property>
  <property fmtid="{D5CDD505-2E9C-101B-9397-08002B2CF9AE}" pid="5" name="MSIP_Label_e2b6c078-73cb-4371-8a5b-e9fc18accbf8_Name">
    <vt:lpwstr>INTERNAL</vt:lpwstr>
  </property>
  <property fmtid="{D5CDD505-2E9C-101B-9397-08002B2CF9AE}" pid="6" name="MSIP_Label_e2b6c078-73cb-4371-8a5b-e9fc18accbf8_SiteId">
    <vt:lpwstr>56c62bbe-8598-4b85-9e51-1ca753fa50f2</vt:lpwstr>
  </property>
  <property fmtid="{D5CDD505-2E9C-101B-9397-08002B2CF9AE}" pid="7" name="MSIP_Label_e2b6c078-73cb-4371-8a5b-e9fc18accbf8_ActionId">
    <vt:lpwstr>429b0c82-a1b0-45cd-b569-4792ea432189</vt:lpwstr>
  </property>
  <property fmtid="{D5CDD505-2E9C-101B-9397-08002B2CF9AE}" pid="8" name="MSIP_Label_e2b6c078-73cb-4371-8a5b-e9fc18accbf8_ContentBits">
    <vt:lpwstr>0</vt:lpwstr>
  </property>
  <property fmtid="{D5CDD505-2E9C-101B-9397-08002B2CF9AE}" pid="9" name="ContentTypeId">
    <vt:lpwstr>0x01010004AD2EE4BC9B9A4781F1E32CC8ABFFAF</vt:lpwstr>
  </property>
  <property fmtid="{D5CDD505-2E9C-101B-9397-08002B2CF9AE}" pid="10" name="MediaServiceImageTags">
    <vt:lpwstr/>
  </property>
</Properties>
</file>